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43342" w:rsidR="00A6159F" w:rsidP="008F481B" w:rsidRDefault="00AB7CD8" w14:paraId="285061AF" w14:textId="108C83DA">
      <w:pPr>
        <w:pStyle w:val="Title"/>
      </w:pPr>
      <w:bookmarkStart w:name="_Toc60573240" w:id="0"/>
      <w:r>
        <w:t>Surgical Wait Times</w:t>
      </w:r>
      <w:r w:rsidR="00243342">
        <w:t xml:space="preserve"> Report</w:t>
      </w:r>
    </w:p>
    <w:p w:rsidRPr="00DD258B" w:rsidR="00C03217" w:rsidP="00DD258B" w:rsidRDefault="00C03217" w14:paraId="32AAEE7A" w14:textId="32382A32">
      <w:pPr>
        <w:rPr>
          <w:rStyle w:val="normaltextrun"/>
        </w:rPr>
      </w:pPr>
    </w:p>
    <w:sdt>
      <w:sdtPr>
        <w:id w:val="1200538135"/>
        <w:docPartObj>
          <w:docPartGallery w:val="Table of Contents"/>
          <w:docPartUnique/>
        </w:docPartObj>
      </w:sdtPr>
      <w:sdtContent>
        <w:p w:rsidRPr="006F69D5" w:rsidR="00E34A14" w:rsidP="007A7919" w:rsidRDefault="00E34A14" w14:paraId="18B599B6" w14:textId="31B69C7C">
          <w:pPr>
            <w:pStyle w:val="TOCHeading"/>
            <w:rPr>
              <w:sz w:val="24"/>
              <w:szCs w:val="24"/>
            </w:rPr>
          </w:pPr>
          <w:r w:rsidR="00E34A14">
            <w:rPr/>
            <w:t>Contents</w:t>
          </w:r>
        </w:p>
        <w:p w:rsidR="005316E6" w:rsidP="116F348A" w:rsidRDefault="005316E6" w14:paraId="21182277" w14:textId="41C86226">
          <w:pPr>
            <w:pStyle w:val="TOC1"/>
            <w:tabs>
              <w:tab w:val="right" w:leader="dot" w:pos="9345"/>
            </w:tabs>
            <w:rPr>
              <w:rStyle w:val="Hyperlink"/>
              <w:kern w:val="2"/>
              <w14:ligatures w14:val="standardContextual"/>
            </w:rPr>
          </w:pPr>
          <w:r>
            <w:fldChar w:fldCharType="begin"/>
          </w:r>
          <w:r>
            <w:instrText xml:space="preserve">TOC \o "1-3" \z \u \h</w:instrText>
          </w:r>
          <w:r>
            <w:fldChar w:fldCharType="separate"/>
          </w:r>
          <w:hyperlink w:anchor="_Toc552452813">
            <w:r w:rsidRPr="116F348A" w:rsidR="116F348A">
              <w:rPr>
                <w:rStyle w:val="Hyperlink"/>
              </w:rPr>
              <w:t>Overview</w:t>
            </w:r>
            <w:r>
              <w:tab/>
            </w:r>
            <w:r>
              <w:fldChar w:fldCharType="begin"/>
            </w:r>
            <w:r>
              <w:instrText xml:space="preserve">PAGEREF _Toc552452813 \h</w:instrText>
            </w:r>
            <w:r>
              <w:fldChar w:fldCharType="separate"/>
            </w:r>
            <w:r w:rsidRPr="116F348A" w:rsidR="116F348A">
              <w:rPr>
                <w:rStyle w:val="Hyperlink"/>
              </w:rPr>
              <w:t>1</w:t>
            </w:r>
            <w:r>
              <w:fldChar w:fldCharType="end"/>
            </w:r>
          </w:hyperlink>
        </w:p>
        <w:p w:rsidR="005316E6" w:rsidP="116F348A" w:rsidRDefault="69DDE2C9" w14:paraId="35EEF73D" w14:textId="46CEAB4F">
          <w:pPr>
            <w:pStyle w:val="TOC2"/>
            <w:tabs>
              <w:tab w:val="right" w:leader="dot" w:pos="9345"/>
            </w:tabs>
            <w:rPr>
              <w:rStyle w:val="Hyperlink"/>
              <w:kern w:val="2"/>
              <w14:ligatures w14:val="standardContextual"/>
            </w:rPr>
          </w:pPr>
          <w:hyperlink w:anchor="_Toc1045452498">
            <w:r w:rsidRPr="116F348A" w:rsidR="116F348A">
              <w:rPr>
                <w:rStyle w:val="Hyperlink"/>
              </w:rPr>
              <w:t>Purpose and Scope</w:t>
            </w:r>
            <w:r>
              <w:tab/>
            </w:r>
            <w:r>
              <w:fldChar w:fldCharType="begin"/>
            </w:r>
            <w:r>
              <w:instrText xml:space="preserve">PAGEREF _Toc1045452498 \h</w:instrText>
            </w:r>
            <w:r>
              <w:fldChar w:fldCharType="separate"/>
            </w:r>
            <w:r w:rsidRPr="116F348A" w:rsidR="116F348A">
              <w:rPr>
                <w:rStyle w:val="Hyperlink"/>
              </w:rPr>
              <w:t>2</w:t>
            </w:r>
            <w:r>
              <w:fldChar w:fldCharType="end"/>
            </w:r>
          </w:hyperlink>
        </w:p>
        <w:p w:rsidR="005316E6" w:rsidP="116F348A" w:rsidRDefault="69DDE2C9" w14:paraId="2B8FBEFF" w14:textId="50F870FE">
          <w:pPr>
            <w:pStyle w:val="TOC3"/>
            <w:tabs>
              <w:tab w:val="right" w:leader="dot" w:pos="9345"/>
            </w:tabs>
            <w:rPr>
              <w:rStyle w:val="Hyperlink"/>
              <w:noProof/>
              <w:kern w:val="2"/>
              <w14:ligatures w14:val="standardContextual"/>
            </w:rPr>
          </w:pPr>
          <w:hyperlink w:anchor="_Toc332581385">
            <w:r w:rsidRPr="116F348A" w:rsidR="116F348A">
              <w:rPr>
                <w:rStyle w:val="Hyperlink"/>
              </w:rPr>
              <w:t>Purpose</w:t>
            </w:r>
            <w:r>
              <w:tab/>
            </w:r>
            <w:r>
              <w:fldChar w:fldCharType="begin"/>
            </w:r>
            <w:r>
              <w:instrText xml:space="preserve">PAGEREF _Toc332581385 \h</w:instrText>
            </w:r>
            <w:r>
              <w:fldChar w:fldCharType="separate"/>
            </w:r>
            <w:r w:rsidRPr="116F348A" w:rsidR="116F348A">
              <w:rPr>
                <w:rStyle w:val="Hyperlink"/>
              </w:rPr>
              <w:t>2</w:t>
            </w:r>
            <w:r>
              <w:fldChar w:fldCharType="end"/>
            </w:r>
          </w:hyperlink>
        </w:p>
        <w:p w:rsidR="005316E6" w:rsidP="116F348A" w:rsidRDefault="69DDE2C9" w14:paraId="449EFC53" w14:textId="3F43C5AF">
          <w:pPr>
            <w:pStyle w:val="TOC3"/>
            <w:tabs>
              <w:tab w:val="right" w:leader="dot" w:pos="9345"/>
            </w:tabs>
            <w:rPr>
              <w:rStyle w:val="Hyperlink"/>
              <w:noProof/>
              <w:kern w:val="2"/>
              <w14:ligatures w14:val="standardContextual"/>
            </w:rPr>
          </w:pPr>
          <w:hyperlink w:anchor="_Toc715113905">
            <w:r w:rsidRPr="116F348A" w:rsidR="116F348A">
              <w:rPr>
                <w:rStyle w:val="Hyperlink"/>
              </w:rPr>
              <w:t>Rationale</w:t>
            </w:r>
            <w:r>
              <w:tab/>
            </w:r>
            <w:r>
              <w:fldChar w:fldCharType="begin"/>
            </w:r>
            <w:r>
              <w:instrText xml:space="preserve">PAGEREF _Toc715113905 \h</w:instrText>
            </w:r>
            <w:r>
              <w:fldChar w:fldCharType="separate"/>
            </w:r>
            <w:r w:rsidRPr="116F348A" w:rsidR="116F348A">
              <w:rPr>
                <w:rStyle w:val="Hyperlink"/>
              </w:rPr>
              <w:t>2</w:t>
            </w:r>
            <w:r>
              <w:fldChar w:fldCharType="end"/>
            </w:r>
          </w:hyperlink>
        </w:p>
        <w:p w:rsidR="005316E6" w:rsidP="116F348A" w:rsidRDefault="69DDE2C9" w14:paraId="2242E521" w14:textId="7A23D6B5">
          <w:pPr>
            <w:pStyle w:val="TOC3"/>
            <w:tabs>
              <w:tab w:val="right" w:leader="dot" w:pos="9345"/>
            </w:tabs>
            <w:rPr>
              <w:rStyle w:val="Hyperlink"/>
              <w:noProof/>
              <w:kern w:val="2"/>
              <w14:ligatures w14:val="standardContextual"/>
            </w:rPr>
          </w:pPr>
          <w:hyperlink w:anchor="_Toc1240519594">
            <w:r w:rsidRPr="116F348A" w:rsidR="116F348A">
              <w:rPr>
                <w:rStyle w:val="Hyperlink"/>
              </w:rPr>
              <w:t>Scope</w:t>
            </w:r>
            <w:r>
              <w:tab/>
            </w:r>
            <w:r>
              <w:fldChar w:fldCharType="begin"/>
            </w:r>
            <w:r>
              <w:instrText xml:space="preserve">PAGEREF _Toc1240519594 \h</w:instrText>
            </w:r>
            <w:r>
              <w:fldChar w:fldCharType="separate"/>
            </w:r>
            <w:r w:rsidRPr="116F348A" w:rsidR="116F348A">
              <w:rPr>
                <w:rStyle w:val="Hyperlink"/>
              </w:rPr>
              <w:t>2</w:t>
            </w:r>
            <w:r>
              <w:fldChar w:fldCharType="end"/>
            </w:r>
          </w:hyperlink>
        </w:p>
        <w:p w:rsidR="005316E6" w:rsidP="116F348A" w:rsidRDefault="69DDE2C9" w14:paraId="7B5CE8D1" w14:textId="4D838484">
          <w:pPr>
            <w:pStyle w:val="TOC3"/>
            <w:tabs>
              <w:tab w:val="right" w:leader="dot" w:pos="9345"/>
            </w:tabs>
            <w:rPr>
              <w:rStyle w:val="Hyperlink"/>
              <w:noProof/>
              <w:kern w:val="2"/>
              <w14:ligatures w14:val="standardContextual"/>
            </w:rPr>
          </w:pPr>
          <w:hyperlink w:anchor="_Toc1249896440">
            <w:r w:rsidRPr="116F348A" w:rsidR="116F348A">
              <w:rPr>
                <w:rStyle w:val="Hyperlink"/>
              </w:rPr>
              <w:t>Operational Areas Encompassed</w:t>
            </w:r>
            <w:r>
              <w:tab/>
            </w:r>
            <w:r>
              <w:fldChar w:fldCharType="begin"/>
            </w:r>
            <w:r>
              <w:instrText xml:space="preserve">PAGEREF _Toc1249896440 \h</w:instrText>
            </w:r>
            <w:r>
              <w:fldChar w:fldCharType="separate"/>
            </w:r>
            <w:r w:rsidRPr="116F348A" w:rsidR="116F348A">
              <w:rPr>
                <w:rStyle w:val="Hyperlink"/>
              </w:rPr>
              <w:t>2</w:t>
            </w:r>
            <w:r>
              <w:fldChar w:fldCharType="end"/>
            </w:r>
          </w:hyperlink>
        </w:p>
        <w:p w:rsidR="005316E6" w:rsidP="116F348A" w:rsidRDefault="69DDE2C9" w14:paraId="365CA538" w14:textId="0F4119B3">
          <w:pPr>
            <w:pStyle w:val="TOC2"/>
            <w:tabs>
              <w:tab w:val="right" w:leader="dot" w:pos="9345"/>
            </w:tabs>
            <w:rPr>
              <w:rStyle w:val="Hyperlink"/>
              <w:kern w:val="2"/>
              <w14:ligatures w14:val="standardContextual"/>
            </w:rPr>
          </w:pPr>
          <w:hyperlink w:anchor="_Toc164455151">
            <w:r w:rsidRPr="116F348A" w:rsidR="116F348A">
              <w:rPr>
                <w:rStyle w:val="Hyperlink"/>
              </w:rPr>
              <w:t>Methodology</w:t>
            </w:r>
            <w:r>
              <w:tab/>
            </w:r>
            <w:r>
              <w:fldChar w:fldCharType="begin"/>
            </w:r>
            <w:r>
              <w:instrText xml:space="preserve">PAGEREF _Toc164455151 \h</w:instrText>
            </w:r>
            <w:r>
              <w:fldChar w:fldCharType="separate"/>
            </w:r>
            <w:r w:rsidRPr="116F348A" w:rsidR="116F348A">
              <w:rPr>
                <w:rStyle w:val="Hyperlink"/>
              </w:rPr>
              <w:t>3</w:t>
            </w:r>
            <w:r>
              <w:fldChar w:fldCharType="end"/>
            </w:r>
          </w:hyperlink>
        </w:p>
        <w:p w:rsidR="005316E6" w:rsidP="116F348A" w:rsidRDefault="69DDE2C9" w14:paraId="1B3B2299" w14:textId="4965B2AE">
          <w:pPr>
            <w:pStyle w:val="TOC3"/>
            <w:tabs>
              <w:tab w:val="right" w:leader="dot" w:pos="9345"/>
            </w:tabs>
            <w:rPr>
              <w:rStyle w:val="Hyperlink"/>
              <w:noProof/>
              <w:kern w:val="2"/>
              <w14:ligatures w14:val="standardContextual"/>
            </w:rPr>
          </w:pPr>
          <w:hyperlink w:anchor="_Toc9718894">
            <w:r w:rsidRPr="116F348A" w:rsidR="116F348A">
              <w:rPr>
                <w:rStyle w:val="Hyperlink"/>
              </w:rPr>
              <w:t>Decisions</w:t>
            </w:r>
            <w:r>
              <w:tab/>
            </w:r>
            <w:r>
              <w:fldChar w:fldCharType="begin"/>
            </w:r>
            <w:r>
              <w:instrText xml:space="preserve">PAGEREF _Toc9718894 \h</w:instrText>
            </w:r>
            <w:r>
              <w:fldChar w:fldCharType="separate"/>
            </w:r>
            <w:r w:rsidRPr="116F348A" w:rsidR="116F348A">
              <w:rPr>
                <w:rStyle w:val="Hyperlink"/>
              </w:rPr>
              <w:t>3</w:t>
            </w:r>
            <w:r>
              <w:fldChar w:fldCharType="end"/>
            </w:r>
          </w:hyperlink>
        </w:p>
        <w:p w:rsidR="005316E6" w:rsidP="116F348A" w:rsidRDefault="69DDE2C9" w14:paraId="46AB0579" w14:textId="503D0DFF">
          <w:pPr>
            <w:pStyle w:val="TOC3"/>
            <w:tabs>
              <w:tab w:val="right" w:leader="dot" w:pos="9345"/>
            </w:tabs>
            <w:rPr>
              <w:rStyle w:val="Hyperlink"/>
              <w:noProof/>
              <w:kern w:val="2"/>
              <w14:ligatures w14:val="standardContextual"/>
            </w:rPr>
          </w:pPr>
          <w:hyperlink w:anchor="_Toc675768126">
            <w:r w:rsidRPr="116F348A" w:rsidR="116F348A">
              <w:rPr>
                <w:rStyle w:val="Hyperlink"/>
              </w:rPr>
              <w:t>Stratification</w:t>
            </w:r>
            <w:r>
              <w:tab/>
            </w:r>
            <w:r>
              <w:fldChar w:fldCharType="begin"/>
            </w:r>
            <w:r>
              <w:instrText xml:space="preserve">PAGEREF _Toc675768126 \h</w:instrText>
            </w:r>
            <w:r>
              <w:fldChar w:fldCharType="separate"/>
            </w:r>
            <w:r w:rsidRPr="116F348A" w:rsidR="116F348A">
              <w:rPr>
                <w:rStyle w:val="Hyperlink"/>
              </w:rPr>
              <w:t>3</w:t>
            </w:r>
            <w:r>
              <w:fldChar w:fldCharType="end"/>
            </w:r>
          </w:hyperlink>
        </w:p>
        <w:p w:rsidR="005316E6" w:rsidP="116F348A" w:rsidRDefault="69DDE2C9" w14:paraId="29FDCE25" w14:textId="19E8CC79">
          <w:pPr>
            <w:pStyle w:val="TOC3"/>
            <w:tabs>
              <w:tab w:val="right" w:leader="dot" w:pos="9345"/>
            </w:tabs>
            <w:rPr>
              <w:rStyle w:val="Hyperlink"/>
              <w:noProof/>
              <w:kern w:val="2"/>
              <w14:ligatures w14:val="standardContextual"/>
            </w:rPr>
          </w:pPr>
          <w:hyperlink w:anchor="_Toc771427381">
            <w:r w:rsidRPr="116F348A" w:rsidR="116F348A">
              <w:rPr>
                <w:rStyle w:val="Hyperlink"/>
              </w:rPr>
              <w:t>Timeframe</w:t>
            </w:r>
            <w:r>
              <w:tab/>
            </w:r>
            <w:r>
              <w:fldChar w:fldCharType="begin"/>
            </w:r>
            <w:r>
              <w:instrText xml:space="preserve">PAGEREF _Toc771427381 \h</w:instrText>
            </w:r>
            <w:r>
              <w:fldChar w:fldCharType="separate"/>
            </w:r>
            <w:r w:rsidRPr="116F348A" w:rsidR="116F348A">
              <w:rPr>
                <w:rStyle w:val="Hyperlink"/>
              </w:rPr>
              <w:t>3</w:t>
            </w:r>
            <w:r>
              <w:fldChar w:fldCharType="end"/>
            </w:r>
          </w:hyperlink>
        </w:p>
        <w:p w:rsidR="005316E6" w:rsidP="116F348A" w:rsidRDefault="69DDE2C9" w14:paraId="08DA3D75" w14:textId="10C2130B">
          <w:pPr>
            <w:pStyle w:val="TOC3"/>
            <w:tabs>
              <w:tab w:val="right" w:leader="dot" w:pos="9345"/>
            </w:tabs>
            <w:rPr>
              <w:rStyle w:val="Hyperlink"/>
              <w:noProof/>
              <w:kern w:val="2"/>
              <w14:ligatures w14:val="standardContextual"/>
            </w:rPr>
          </w:pPr>
          <w:hyperlink w:anchor="_Toc833090721">
            <w:r w:rsidRPr="116F348A" w:rsidR="116F348A">
              <w:rPr>
                <w:rStyle w:val="Hyperlink"/>
              </w:rPr>
              <w:t>Animals Included</w:t>
            </w:r>
            <w:r>
              <w:tab/>
            </w:r>
            <w:r>
              <w:fldChar w:fldCharType="begin"/>
            </w:r>
            <w:r>
              <w:instrText xml:space="preserve">PAGEREF _Toc833090721 \h</w:instrText>
            </w:r>
            <w:r>
              <w:fldChar w:fldCharType="separate"/>
            </w:r>
            <w:r w:rsidRPr="116F348A" w:rsidR="116F348A">
              <w:rPr>
                <w:rStyle w:val="Hyperlink"/>
              </w:rPr>
              <w:t>4</w:t>
            </w:r>
            <w:r>
              <w:fldChar w:fldCharType="end"/>
            </w:r>
          </w:hyperlink>
        </w:p>
        <w:p w:rsidR="005316E6" w:rsidP="116F348A" w:rsidRDefault="69DDE2C9" w14:paraId="37746714" w14:textId="1C42B6F1">
          <w:pPr>
            <w:pStyle w:val="TOC1"/>
            <w:tabs>
              <w:tab w:val="right" w:leader="dot" w:pos="9345"/>
            </w:tabs>
            <w:rPr>
              <w:rStyle w:val="Hyperlink"/>
              <w:kern w:val="2"/>
              <w14:ligatures w14:val="standardContextual"/>
            </w:rPr>
          </w:pPr>
          <w:hyperlink w:anchor="_Toc1298231726">
            <w:r w:rsidRPr="116F348A" w:rsidR="116F348A">
              <w:rPr>
                <w:rStyle w:val="Hyperlink"/>
              </w:rPr>
              <w:t>Data Visualization</w:t>
            </w:r>
            <w:r>
              <w:tab/>
            </w:r>
            <w:r>
              <w:fldChar w:fldCharType="begin"/>
            </w:r>
            <w:r>
              <w:instrText xml:space="preserve">PAGEREF _Toc1298231726 \h</w:instrText>
            </w:r>
            <w:r>
              <w:fldChar w:fldCharType="separate"/>
            </w:r>
            <w:r w:rsidRPr="116F348A" w:rsidR="116F348A">
              <w:rPr>
                <w:rStyle w:val="Hyperlink"/>
              </w:rPr>
              <w:t>4</w:t>
            </w:r>
            <w:r>
              <w:fldChar w:fldCharType="end"/>
            </w:r>
          </w:hyperlink>
        </w:p>
        <w:p w:rsidR="005316E6" w:rsidP="116F348A" w:rsidRDefault="69DDE2C9" w14:paraId="07A33F3D" w14:textId="5DD383ED">
          <w:pPr>
            <w:pStyle w:val="TOC1"/>
            <w:tabs>
              <w:tab w:val="right" w:leader="dot" w:pos="9345"/>
            </w:tabs>
            <w:rPr>
              <w:rStyle w:val="Hyperlink"/>
              <w:kern w:val="2"/>
              <w14:ligatures w14:val="standardContextual"/>
            </w:rPr>
          </w:pPr>
          <w:hyperlink w:anchor="_Toc1591193652">
            <w:r w:rsidRPr="116F348A" w:rsidR="116F348A">
              <w:rPr>
                <w:rStyle w:val="Hyperlink"/>
              </w:rPr>
              <w:t>Technical Implementation</w:t>
            </w:r>
            <w:r>
              <w:tab/>
            </w:r>
            <w:r>
              <w:fldChar w:fldCharType="begin"/>
            </w:r>
            <w:r>
              <w:instrText xml:space="preserve">PAGEREF _Toc1591193652 \h</w:instrText>
            </w:r>
            <w:r>
              <w:fldChar w:fldCharType="separate"/>
            </w:r>
            <w:r w:rsidRPr="116F348A" w:rsidR="116F348A">
              <w:rPr>
                <w:rStyle w:val="Hyperlink"/>
              </w:rPr>
              <w:t>7</w:t>
            </w:r>
            <w:r>
              <w:fldChar w:fldCharType="end"/>
            </w:r>
          </w:hyperlink>
        </w:p>
        <w:p w:rsidR="005316E6" w:rsidP="116F348A" w:rsidRDefault="69DDE2C9" w14:paraId="1CBDB9E4" w14:textId="44F5AC2D">
          <w:pPr>
            <w:pStyle w:val="TOC2"/>
            <w:tabs>
              <w:tab w:val="right" w:leader="dot" w:pos="9345"/>
            </w:tabs>
            <w:rPr>
              <w:rStyle w:val="Hyperlink"/>
              <w:kern w:val="2"/>
              <w14:ligatures w14:val="standardContextual"/>
            </w:rPr>
          </w:pPr>
          <w:hyperlink w:anchor="_Toc100516601">
            <w:r w:rsidRPr="116F348A" w:rsidR="116F348A">
              <w:rPr>
                <w:rStyle w:val="Hyperlink"/>
              </w:rPr>
              <w:t>Source Data Updates</w:t>
            </w:r>
            <w:r>
              <w:tab/>
            </w:r>
            <w:r>
              <w:fldChar w:fldCharType="begin"/>
            </w:r>
            <w:r>
              <w:instrText xml:space="preserve">PAGEREF _Toc100516601 \h</w:instrText>
            </w:r>
            <w:r>
              <w:fldChar w:fldCharType="separate"/>
            </w:r>
            <w:r w:rsidRPr="116F348A" w:rsidR="116F348A">
              <w:rPr>
                <w:rStyle w:val="Hyperlink"/>
              </w:rPr>
              <w:t>8</w:t>
            </w:r>
            <w:r>
              <w:fldChar w:fldCharType="end"/>
            </w:r>
          </w:hyperlink>
        </w:p>
        <w:p w:rsidR="005316E6" w:rsidP="116F348A" w:rsidRDefault="69DDE2C9" w14:paraId="3591122E" w14:textId="6091A4F5">
          <w:pPr>
            <w:pStyle w:val="TOC2"/>
            <w:tabs>
              <w:tab w:val="right" w:leader="dot" w:pos="9345"/>
            </w:tabs>
            <w:rPr>
              <w:rStyle w:val="Hyperlink"/>
              <w:kern w:val="2"/>
              <w14:ligatures w14:val="standardContextual"/>
            </w:rPr>
          </w:pPr>
          <w:hyperlink w:anchor="_Toc693537603">
            <w:r w:rsidRPr="116F348A" w:rsidR="116F348A">
              <w:rPr>
                <w:rStyle w:val="Hyperlink"/>
              </w:rPr>
              <w:t>Current Code Repository</w:t>
            </w:r>
            <w:r>
              <w:tab/>
            </w:r>
            <w:r>
              <w:fldChar w:fldCharType="begin"/>
            </w:r>
            <w:r>
              <w:instrText xml:space="preserve">PAGEREF _Toc693537603 \h</w:instrText>
            </w:r>
            <w:r>
              <w:fldChar w:fldCharType="separate"/>
            </w:r>
            <w:r w:rsidRPr="116F348A" w:rsidR="116F348A">
              <w:rPr>
                <w:rStyle w:val="Hyperlink"/>
              </w:rPr>
              <w:t>8</w:t>
            </w:r>
            <w:r>
              <w:fldChar w:fldCharType="end"/>
            </w:r>
          </w:hyperlink>
        </w:p>
        <w:p w:rsidR="005316E6" w:rsidP="116F348A" w:rsidRDefault="69DDE2C9" w14:paraId="19734AF3" w14:textId="6EE6C502">
          <w:pPr>
            <w:pStyle w:val="TOC2"/>
            <w:tabs>
              <w:tab w:val="right" w:leader="dot" w:pos="9345"/>
            </w:tabs>
            <w:rPr>
              <w:rStyle w:val="Hyperlink"/>
              <w:kern w:val="2"/>
              <w14:ligatures w14:val="standardContextual"/>
            </w:rPr>
          </w:pPr>
          <w:hyperlink w:anchor="_Toc1292674626">
            <w:r w:rsidRPr="116F348A" w:rsidR="116F348A">
              <w:rPr>
                <w:rStyle w:val="Hyperlink"/>
              </w:rPr>
              <w:t>Report Generation Logic</w:t>
            </w:r>
            <w:r>
              <w:tab/>
            </w:r>
            <w:r>
              <w:fldChar w:fldCharType="begin"/>
            </w:r>
            <w:r>
              <w:instrText xml:space="preserve">PAGEREF _Toc1292674626 \h</w:instrText>
            </w:r>
            <w:r>
              <w:fldChar w:fldCharType="separate"/>
            </w:r>
            <w:r w:rsidRPr="116F348A" w:rsidR="116F348A">
              <w:rPr>
                <w:rStyle w:val="Hyperlink"/>
              </w:rPr>
              <w:t>8</w:t>
            </w:r>
            <w:r>
              <w:fldChar w:fldCharType="end"/>
            </w:r>
          </w:hyperlink>
        </w:p>
        <w:p w:rsidR="005316E6" w:rsidP="116F348A" w:rsidRDefault="69DDE2C9" w14:paraId="770F16C1" w14:textId="5C2198D3">
          <w:pPr>
            <w:pStyle w:val="TOC2"/>
            <w:tabs>
              <w:tab w:val="right" w:leader="dot" w:pos="9345"/>
            </w:tabs>
            <w:rPr>
              <w:rStyle w:val="Hyperlink"/>
              <w:kern w:val="2"/>
              <w14:ligatures w14:val="standardContextual"/>
            </w:rPr>
          </w:pPr>
          <w:hyperlink w:anchor="_Toc2107058333">
            <w:r w:rsidRPr="116F348A" w:rsidR="116F348A">
              <w:rPr>
                <w:rStyle w:val="Hyperlink"/>
              </w:rPr>
              <w:t>Data Outputs</w:t>
            </w:r>
            <w:r>
              <w:tab/>
            </w:r>
            <w:r>
              <w:fldChar w:fldCharType="begin"/>
            </w:r>
            <w:r>
              <w:instrText xml:space="preserve">PAGEREF _Toc2107058333 \h</w:instrText>
            </w:r>
            <w:r>
              <w:fldChar w:fldCharType="separate"/>
            </w:r>
            <w:r w:rsidRPr="116F348A" w:rsidR="116F348A">
              <w:rPr>
                <w:rStyle w:val="Hyperlink"/>
              </w:rPr>
              <w:t>9</w:t>
            </w:r>
            <w:r>
              <w:fldChar w:fldCharType="end"/>
            </w:r>
          </w:hyperlink>
        </w:p>
        <w:p w:rsidR="005316E6" w:rsidP="116F348A" w:rsidRDefault="69DDE2C9" w14:paraId="18E8D916" w14:textId="49FDC2C3">
          <w:pPr>
            <w:pStyle w:val="TOC3"/>
            <w:tabs>
              <w:tab w:val="right" w:leader="dot" w:pos="9345"/>
            </w:tabs>
            <w:rPr>
              <w:rStyle w:val="Hyperlink"/>
              <w:noProof/>
              <w:kern w:val="2"/>
              <w14:ligatures w14:val="standardContextual"/>
            </w:rPr>
          </w:pPr>
          <w:hyperlink w:anchor="_Toc277557949">
            <w:r w:rsidRPr="116F348A" w:rsidR="116F348A">
              <w:rPr>
                <w:rStyle w:val="Hyperlink"/>
              </w:rPr>
              <w:t>Excel-based Reporting File</w:t>
            </w:r>
            <w:r>
              <w:tab/>
            </w:r>
            <w:r>
              <w:fldChar w:fldCharType="begin"/>
            </w:r>
            <w:r>
              <w:instrText xml:space="preserve">PAGEREF _Toc277557949 \h</w:instrText>
            </w:r>
            <w:r>
              <w:fldChar w:fldCharType="separate"/>
            </w:r>
            <w:r w:rsidRPr="116F348A" w:rsidR="116F348A">
              <w:rPr>
                <w:rStyle w:val="Hyperlink"/>
              </w:rPr>
              <w:t>9</w:t>
            </w:r>
            <w:r>
              <w:fldChar w:fldCharType="end"/>
            </w:r>
          </w:hyperlink>
        </w:p>
        <w:p w:rsidR="005316E6" w:rsidP="116F348A" w:rsidRDefault="69DDE2C9" w14:paraId="37DCD4EB" w14:textId="391D0E20">
          <w:pPr>
            <w:pStyle w:val="TOC3"/>
            <w:tabs>
              <w:tab w:val="right" w:leader="dot" w:pos="9345"/>
            </w:tabs>
            <w:rPr>
              <w:rStyle w:val="Hyperlink"/>
              <w:noProof/>
              <w:kern w:val="2"/>
              <w14:ligatures w14:val="standardContextual"/>
            </w:rPr>
          </w:pPr>
          <w:hyperlink w:anchor="_Toc1121366586">
            <w:r w:rsidRPr="116F348A" w:rsidR="116F348A">
              <w:rPr>
                <w:rStyle w:val="Hyperlink"/>
              </w:rPr>
              <w:t>Online Summary Dashboard</w:t>
            </w:r>
            <w:r>
              <w:tab/>
            </w:r>
            <w:r>
              <w:fldChar w:fldCharType="begin"/>
            </w:r>
            <w:r>
              <w:instrText xml:space="preserve">PAGEREF _Toc1121366586 \h</w:instrText>
            </w:r>
            <w:r>
              <w:fldChar w:fldCharType="separate"/>
            </w:r>
            <w:r w:rsidRPr="116F348A" w:rsidR="116F348A">
              <w:rPr>
                <w:rStyle w:val="Hyperlink"/>
              </w:rPr>
              <w:t>9</w:t>
            </w:r>
            <w:r>
              <w:fldChar w:fldCharType="end"/>
            </w:r>
          </w:hyperlink>
        </w:p>
        <w:p w:rsidR="005316E6" w:rsidP="116F348A" w:rsidRDefault="69DDE2C9" w14:paraId="2DE1107E" w14:textId="704469DD">
          <w:pPr>
            <w:pStyle w:val="TOC2"/>
            <w:tabs>
              <w:tab w:val="right" w:leader="dot" w:pos="9345"/>
            </w:tabs>
            <w:rPr>
              <w:rStyle w:val="Hyperlink"/>
              <w:kern w:val="2"/>
              <w14:ligatures w14:val="standardContextual"/>
            </w:rPr>
          </w:pPr>
          <w:hyperlink w:anchor="_Toc1050307959">
            <w:r w:rsidRPr="116F348A" w:rsidR="116F348A">
              <w:rPr>
                <w:rStyle w:val="Hyperlink"/>
              </w:rPr>
              <w:t>Automation and Operations</w:t>
            </w:r>
            <w:r>
              <w:tab/>
            </w:r>
            <w:r>
              <w:fldChar w:fldCharType="begin"/>
            </w:r>
            <w:r>
              <w:instrText xml:space="preserve">PAGEREF _Toc1050307959 \h</w:instrText>
            </w:r>
            <w:r>
              <w:fldChar w:fldCharType="separate"/>
            </w:r>
            <w:r w:rsidRPr="116F348A" w:rsidR="116F348A">
              <w:rPr>
                <w:rStyle w:val="Hyperlink"/>
              </w:rPr>
              <w:t>9</w:t>
            </w:r>
            <w:r>
              <w:fldChar w:fldCharType="end"/>
            </w:r>
          </w:hyperlink>
        </w:p>
        <w:p w:rsidR="005316E6" w:rsidP="116F348A" w:rsidRDefault="69DDE2C9" w14:paraId="2E427270" w14:textId="1E082E8C">
          <w:pPr>
            <w:pStyle w:val="TOC3"/>
            <w:tabs>
              <w:tab w:val="right" w:leader="dot" w:pos="9345"/>
            </w:tabs>
            <w:rPr>
              <w:rStyle w:val="Hyperlink"/>
              <w:noProof/>
              <w:kern w:val="2"/>
              <w14:ligatures w14:val="standardContextual"/>
            </w:rPr>
          </w:pPr>
          <w:hyperlink w:anchor="_Toc1570159719">
            <w:r w:rsidRPr="116F348A" w:rsidR="116F348A">
              <w:rPr>
                <w:rStyle w:val="Hyperlink"/>
              </w:rPr>
              <w:t>Scheduled Execution</w:t>
            </w:r>
            <w:r>
              <w:tab/>
            </w:r>
            <w:r>
              <w:fldChar w:fldCharType="begin"/>
            </w:r>
            <w:r>
              <w:instrText xml:space="preserve">PAGEREF _Toc1570159719 \h</w:instrText>
            </w:r>
            <w:r>
              <w:fldChar w:fldCharType="separate"/>
            </w:r>
            <w:r w:rsidRPr="116F348A" w:rsidR="116F348A">
              <w:rPr>
                <w:rStyle w:val="Hyperlink"/>
              </w:rPr>
              <w:t>9</w:t>
            </w:r>
            <w:r>
              <w:fldChar w:fldCharType="end"/>
            </w:r>
          </w:hyperlink>
        </w:p>
        <w:p w:rsidR="005316E6" w:rsidP="116F348A" w:rsidRDefault="69DDE2C9" w14:paraId="462D0329" w14:textId="112E894C">
          <w:pPr>
            <w:pStyle w:val="TOC3"/>
            <w:tabs>
              <w:tab w:val="right" w:leader="dot" w:pos="9345"/>
            </w:tabs>
            <w:rPr>
              <w:rStyle w:val="Hyperlink"/>
              <w:noProof/>
              <w:kern w:val="2"/>
              <w14:ligatures w14:val="standardContextual"/>
            </w:rPr>
          </w:pPr>
          <w:hyperlink w:anchor="_Toc1421421998">
            <w:r w:rsidRPr="116F348A" w:rsidR="116F348A">
              <w:rPr>
                <w:rStyle w:val="Hyperlink"/>
              </w:rPr>
              <w:t>Report Change Log</w:t>
            </w:r>
            <w:r>
              <w:tab/>
            </w:r>
            <w:r>
              <w:fldChar w:fldCharType="begin"/>
            </w:r>
            <w:r>
              <w:instrText xml:space="preserve">PAGEREF _Toc1421421998 \h</w:instrText>
            </w:r>
            <w:r>
              <w:fldChar w:fldCharType="separate"/>
            </w:r>
            <w:r w:rsidRPr="116F348A" w:rsidR="116F348A">
              <w:rPr>
                <w:rStyle w:val="Hyperlink"/>
              </w:rPr>
              <w:t>10</w:t>
            </w:r>
            <w:r>
              <w:fldChar w:fldCharType="end"/>
            </w:r>
          </w:hyperlink>
          <w:r>
            <w:fldChar w:fldCharType="end"/>
          </w:r>
        </w:p>
      </w:sdtContent>
    </w:sdt>
    <w:bookmarkEnd w:id="0"/>
    <w:p w:rsidRPr="00F42D7C" w:rsidR="00C81155" w:rsidP="00C96C70" w:rsidRDefault="00C81155" w14:paraId="5099E056" w14:textId="4AFCB0CA"/>
    <w:p w:rsidR="00F878D4" w:rsidRDefault="00F878D4" w14:paraId="2C7EAB12" w14:textId="77777777">
      <w:pPr>
        <w:spacing w:after="160" w:line="259" w:lineRule="auto"/>
        <w:rPr>
          <w:rFonts w:cstheme="minorHAnsi"/>
          <w:b/>
          <w:bCs/>
          <w:color w:val="385623" w:themeColor="accent6" w:themeShade="80"/>
          <w:sz w:val="28"/>
        </w:rPr>
      </w:pPr>
      <w:r>
        <w:br w:type="page"/>
      </w:r>
    </w:p>
    <w:p w:rsidRPr="007A7919" w:rsidR="0091165E" w:rsidP="000A5411" w:rsidRDefault="004A4547" w14:paraId="77B473EC" w14:textId="1FAECDAF">
      <w:pPr>
        <w:pStyle w:val="Heading1"/>
      </w:pPr>
      <w:bookmarkStart w:name="_Toc552452813" w:id="943905342"/>
      <w:r w:rsidR="004A4547">
        <w:rPr/>
        <w:t>Overview</w:t>
      </w:r>
      <w:bookmarkEnd w:id="943905342"/>
    </w:p>
    <w:p w:rsidR="000A5411" w:rsidP="001E3381" w:rsidRDefault="000A5411" w14:paraId="395834B4" w14:textId="77777777"/>
    <w:p w:rsidR="005333F1" w:rsidP="000A5411" w:rsidRDefault="000A5411" w14:paraId="35393E29" w14:textId="2B175658">
      <w:pPr>
        <w:pStyle w:val="Heading2"/>
      </w:pPr>
      <w:bookmarkStart w:name="_Toc1045452498" w:id="1154556033"/>
      <w:r w:rsidR="000A5411">
        <w:rPr/>
        <w:t>Purpose and Scope</w:t>
      </w:r>
      <w:bookmarkEnd w:id="1154556033"/>
    </w:p>
    <w:p w:rsidR="000A5411" w:rsidP="001E3381" w:rsidRDefault="000A5411" w14:paraId="467C0C40" w14:textId="77777777"/>
    <w:p w:rsidR="004A4547" w:rsidP="00F878D4" w:rsidRDefault="004A4547" w14:paraId="22153A15" w14:textId="6498209A">
      <w:pPr>
        <w:pStyle w:val="Heading3"/>
      </w:pPr>
      <w:bookmarkStart w:name="_Toc332581385" w:id="1993943024"/>
      <w:r w:rsidR="004A4547">
        <w:rPr/>
        <w:t>Purpose</w:t>
      </w:r>
      <w:bookmarkEnd w:id="1993943024"/>
    </w:p>
    <w:p w:rsidR="004A4547" w:rsidP="004A4547" w:rsidRDefault="000D581F" w14:paraId="4859F575" w14:textId="3B924C17">
      <w:pPr>
        <w:rPr>
          <w:rFonts w:cstheme="minorHAnsi"/>
        </w:rPr>
      </w:pPr>
      <w:r>
        <w:rPr>
          <w:rFonts w:cstheme="minorHAnsi"/>
        </w:rPr>
        <w:t xml:space="preserve">Monitor surgical wait times as a </w:t>
      </w:r>
      <w:r w:rsidR="004110BD">
        <w:rPr>
          <w:rFonts w:cstheme="minorHAnsi"/>
        </w:rPr>
        <w:t>barometer of efficient population flow</w:t>
      </w:r>
      <w:r w:rsidR="00DD4BC5">
        <w:rPr>
          <w:rFonts w:cstheme="minorHAnsi"/>
        </w:rPr>
        <w:t xml:space="preserve"> and management of length of stay</w:t>
      </w:r>
      <w:r w:rsidR="00113EC5">
        <w:rPr>
          <w:rFonts w:cstheme="minorHAnsi"/>
        </w:rPr>
        <w:t xml:space="preserve"> (LOS)</w:t>
      </w:r>
      <w:r w:rsidR="004110BD">
        <w:rPr>
          <w:rFonts w:cstheme="minorHAnsi"/>
        </w:rPr>
        <w:t>.</w:t>
      </w:r>
    </w:p>
    <w:p w:rsidR="004A4547" w:rsidP="001E3381" w:rsidRDefault="004A4547" w14:paraId="031447FA" w14:textId="77777777"/>
    <w:p w:rsidR="004110BD" w:rsidP="001206E1" w:rsidRDefault="00D503E5" w14:paraId="0337358C" w14:textId="4304455A">
      <w:pPr>
        <w:pStyle w:val="Heading3"/>
      </w:pPr>
      <w:bookmarkStart w:name="_Toc715113905" w:id="1035299860"/>
      <w:r w:rsidR="00D503E5">
        <w:rPr/>
        <w:t>Rationale</w:t>
      </w:r>
      <w:r>
        <w:tab/>
      </w:r>
      <w:bookmarkEnd w:id="1035299860"/>
    </w:p>
    <w:p w:rsidR="004110BD" w:rsidP="000D581F" w:rsidRDefault="00113EC5" w14:paraId="3254E99A" w14:textId="0C124E18">
      <w:pPr>
        <w:pStyle w:val="paragraph"/>
        <w:spacing w:before="0" w:beforeAutospacing="0" w:after="0" w:afterAutospacing="0"/>
        <w:textAlignment w:val="baseline"/>
        <w:rPr>
          <w:rFonts w:asciiTheme="minorHAnsi" w:hAnsiTheme="minorHAnsi" w:cstheme="minorHAnsi"/>
          <w:lang w:val="en-CA"/>
        </w:rPr>
      </w:pPr>
      <w:r w:rsidRPr="00C015AC">
        <w:rPr>
          <w:rFonts w:asciiTheme="minorHAnsi" w:hAnsiTheme="minorHAnsi" w:cstheme="minorHAnsi"/>
          <w:lang w:val="en-CA"/>
        </w:rPr>
        <w:t xml:space="preserve">Tracking surgical wait times </w:t>
      </w:r>
      <w:r>
        <w:rPr>
          <w:rFonts w:asciiTheme="minorHAnsi" w:hAnsiTheme="minorHAnsi" w:cstheme="minorHAnsi"/>
          <w:lang w:val="en-CA"/>
        </w:rPr>
        <w:t>allows shelters to</w:t>
      </w:r>
      <w:r w:rsidRPr="00C015AC">
        <w:rPr>
          <w:rFonts w:asciiTheme="minorHAnsi" w:hAnsiTheme="minorHAnsi" w:cstheme="minorHAnsi"/>
          <w:lang w:val="en-CA"/>
        </w:rPr>
        <w:t xml:space="preserve"> identify</w:t>
      </w:r>
      <w:r w:rsidR="00543E97">
        <w:rPr>
          <w:rFonts w:asciiTheme="minorHAnsi" w:hAnsiTheme="minorHAnsi" w:cstheme="minorHAnsi"/>
          <w:lang w:val="en-CA"/>
        </w:rPr>
        <w:t xml:space="preserve"> and manage</w:t>
      </w:r>
      <w:r w:rsidRPr="00C015AC">
        <w:rPr>
          <w:rFonts w:asciiTheme="minorHAnsi" w:hAnsiTheme="minorHAnsi" w:cstheme="minorHAnsi"/>
          <w:lang w:val="en-CA"/>
        </w:rPr>
        <w:t xml:space="preserve"> a</w:t>
      </w:r>
      <w:r w:rsidR="0030027C">
        <w:rPr>
          <w:rFonts w:asciiTheme="minorHAnsi" w:hAnsiTheme="minorHAnsi" w:cstheme="minorHAnsi"/>
          <w:lang w:val="en-CA"/>
        </w:rPr>
        <w:t>n important modifiable</w:t>
      </w:r>
      <w:r w:rsidRPr="00C015AC">
        <w:rPr>
          <w:rFonts w:asciiTheme="minorHAnsi" w:hAnsiTheme="minorHAnsi" w:cstheme="minorHAnsi"/>
          <w:lang w:val="en-CA"/>
        </w:rPr>
        <w:t xml:space="preserve"> component of LO</w:t>
      </w:r>
      <w:r w:rsidR="009D0C76">
        <w:rPr>
          <w:rFonts w:asciiTheme="minorHAnsi" w:hAnsiTheme="minorHAnsi" w:cstheme="minorHAnsi"/>
          <w:lang w:val="en-CA"/>
        </w:rPr>
        <w:t>S</w:t>
      </w:r>
      <w:r w:rsidRPr="00C015AC">
        <w:rPr>
          <w:rFonts w:asciiTheme="minorHAnsi" w:hAnsiTheme="minorHAnsi" w:cstheme="minorHAnsi"/>
          <w:lang w:val="en-CA"/>
        </w:rPr>
        <w:t>.</w:t>
      </w:r>
      <w:r w:rsidR="009D0C76">
        <w:rPr>
          <w:rFonts w:asciiTheme="minorHAnsi" w:hAnsiTheme="minorHAnsi" w:cstheme="minorHAnsi"/>
          <w:lang w:val="en-CA"/>
        </w:rPr>
        <w:t xml:space="preserve"> </w:t>
      </w:r>
      <w:r w:rsidRPr="00D44D79" w:rsidR="000D581F">
        <w:rPr>
          <w:rFonts w:asciiTheme="minorHAnsi" w:hAnsiTheme="minorHAnsi" w:cstheme="minorHAnsi"/>
          <w:lang w:val="en-CA"/>
        </w:rPr>
        <w:t>Surgical bottlenecks</w:t>
      </w:r>
      <w:r w:rsidR="00543E97">
        <w:rPr>
          <w:rFonts w:asciiTheme="minorHAnsi" w:hAnsiTheme="minorHAnsi" w:cstheme="minorHAnsi"/>
          <w:lang w:val="en-CA"/>
        </w:rPr>
        <w:t xml:space="preserve"> can occur for </w:t>
      </w:r>
      <w:proofErr w:type="gramStart"/>
      <w:r w:rsidR="00441072">
        <w:rPr>
          <w:rFonts w:asciiTheme="minorHAnsi" w:hAnsiTheme="minorHAnsi" w:cstheme="minorHAnsi"/>
          <w:lang w:val="en-CA"/>
        </w:rPr>
        <w:t>a number of</w:t>
      </w:r>
      <w:proofErr w:type="gramEnd"/>
      <w:r w:rsidR="00441072">
        <w:rPr>
          <w:rFonts w:asciiTheme="minorHAnsi" w:hAnsiTheme="minorHAnsi" w:cstheme="minorHAnsi"/>
          <w:lang w:val="en-CA"/>
        </w:rPr>
        <w:t xml:space="preserve"> reasons. Creating benchmarks and tracking improvement, or slowdowns, helps to maximize efficiency and minimize unnecessary extra time in the shelter.</w:t>
      </w:r>
    </w:p>
    <w:p w:rsidR="00331916" w:rsidP="000D581F" w:rsidRDefault="00331916" w14:paraId="73DEA50A" w14:textId="77777777">
      <w:pPr>
        <w:pStyle w:val="paragraph"/>
        <w:spacing w:before="0" w:beforeAutospacing="0" w:after="0" w:afterAutospacing="0"/>
        <w:textAlignment w:val="baseline"/>
        <w:rPr>
          <w:rFonts w:asciiTheme="minorHAnsi" w:hAnsiTheme="minorHAnsi" w:cstheme="minorHAnsi"/>
          <w:lang w:val="en-CA"/>
        </w:rPr>
      </w:pPr>
    </w:p>
    <w:p w:rsidR="00331916" w:rsidP="000D581F" w:rsidRDefault="00331916" w14:paraId="06F7C104" w14:textId="45A9C8EB">
      <w:pPr>
        <w:pStyle w:val="paragraph"/>
        <w:spacing w:before="0" w:beforeAutospacing="0" w:after="0" w:afterAutospacing="0"/>
        <w:textAlignment w:val="baseline"/>
        <w:rPr>
          <w:rFonts w:asciiTheme="minorHAnsi" w:hAnsiTheme="minorHAnsi" w:cstheme="minorHAnsi"/>
          <w:lang w:val="en-CA"/>
        </w:rPr>
      </w:pPr>
      <w:r>
        <w:rPr>
          <w:rFonts w:asciiTheme="minorHAnsi" w:hAnsiTheme="minorHAnsi" w:cstheme="minorHAnsi"/>
          <w:lang w:val="en-CA"/>
        </w:rPr>
        <w:t xml:space="preserve">Wait times for dental surgery </w:t>
      </w:r>
      <w:r w:rsidR="007401C6">
        <w:rPr>
          <w:rFonts w:asciiTheme="minorHAnsi" w:hAnsiTheme="minorHAnsi" w:cstheme="minorHAnsi"/>
          <w:lang w:val="en-CA"/>
        </w:rPr>
        <w:t>represent</w:t>
      </w:r>
      <w:r>
        <w:rPr>
          <w:rFonts w:asciiTheme="minorHAnsi" w:hAnsiTheme="minorHAnsi" w:cstheme="minorHAnsi"/>
          <w:lang w:val="en-CA"/>
        </w:rPr>
        <w:t xml:space="preserve"> a difficult balancing act, </w:t>
      </w:r>
      <w:r w:rsidR="00001C78">
        <w:rPr>
          <w:rFonts w:asciiTheme="minorHAnsi" w:hAnsiTheme="minorHAnsi" w:cstheme="minorHAnsi"/>
          <w:lang w:val="en-CA"/>
        </w:rPr>
        <w:t>given that dentals are time-consuming and</w:t>
      </w:r>
      <w:r w:rsidR="007401C6">
        <w:rPr>
          <w:rFonts w:asciiTheme="minorHAnsi" w:hAnsiTheme="minorHAnsi" w:cstheme="minorHAnsi"/>
          <w:lang w:val="en-CA"/>
        </w:rPr>
        <w:t xml:space="preserve"> that many animals need both spay/neuter surgery and dental extractions. Not all veterinarians are proficient in dentistry, especially more complex procedures such as full-mouth extractions in cats.</w:t>
      </w:r>
    </w:p>
    <w:p w:rsidR="003651A1" w:rsidP="001E3381" w:rsidRDefault="003651A1" w14:paraId="219DB66C" w14:textId="77777777"/>
    <w:p w:rsidRPr="00D503E5" w:rsidR="00D503E5" w:rsidP="00F878D4" w:rsidRDefault="00D503E5" w14:paraId="1DBFF739" w14:textId="7BDD2F10">
      <w:pPr>
        <w:pStyle w:val="Heading3"/>
      </w:pPr>
      <w:bookmarkStart w:name="_Toc1240519594" w:id="274600920"/>
      <w:r w:rsidR="00D503E5">
        <w:rPr/>
        <w:t>Scope</w:t>
      </w:r>
      <w:bookmarkEnd w:id="274600920"/>
    </w:p>
    <w:p w:rsidR="00D90EEF" w:rsidP="005F5840" w:rsidRDefault="00821407" w14:paraId="6F58051A" w14:textId="2C015406">
      <w:r>
        <w:t xml:space="preserve">The report summarizes </w:t>
      </w:r>
      <w:r w:rsidR="00F87DF3">
        <w:t>wait time</w:t>
      </w:r>
      <w:r w:rsidR="00DB72EA">
        <w:t>s</w:t>
      </w:r>
      <w:r w:rsidR="00F87DF3">
        <w:t xml:space="preserve"> </w:t>
      </w:r>
      <w:r w:rsidR="00DB72EA">
        <w:t>for</w:t>
      </w:r>
      <w:r w:rsidR="00F87DF3">
        <w:t xml:space="preserve"> spay</w:t>
      </w:r>
      <w:r w:rsidR="00DB72EA">
        <w:t xml:space="preserve"> and </w:t>
      </w:r>
      <w:r w:rsidR="00F87DF3">
        <w:t>neuter</w:t>
      </w:r>
      <w:r w:rsidR="00DB72EA">
        <w:t xml:space="preserve"> for dogs, cats and rabbits, and wait times for dental surgeries for dogs and cats.</w:t>
      </w:r>
    </w:p>
    <w:p w:rsidR="005333F1" w:rsidP="001E3381" w:rsidRDefault="005333F1" w14:paraId="3438A34A" w14:textId="77777777"/>
    <w:p w:rsidR="005F5840" w:rsidP="00F878D4" w:rsidRDefault="00C63613" w14:paraId="07F27C18" w14:textId="08BC64E0">
      <w:pPr>
        <w:pStyle w:val="Heading3"/>
      </w:pPr>
      <w:bookmarkStart w:name="_Toc1249896440" w:id="1836594659"/>
      <w:r w:rsidR="00C63613">
        <w:rPr/>
        <w:t xml:space="preserve">Operational Areas </w:t>
      </w:r>
      <w:r w:rsidR="005333F1">
        <w:rPr/>
        <w:t>Encompassed</w:t>
      </w:r>
      <w:bookmarkEnd w:id="1836594659"/>
    </w:p>
    <w:p w:rsidR="001A67C1" w:rsidP="001E498F" w:rsidRDefault="00EC0932" w14:paraId="03E2FEED" w14:textId="5171CBEE">
      <w:pPr>
        <w:pStyle w:val="ListParagraph"/>
      </w:pPr>
      <w:r>
        <w:t>Flow through the surgery day</w:t>
      </w:r>
    </w:p>
    <w:p w:rsidR="001A67C1" w:rsidP="001E498F" w:rsidRDefault="009A363D" w14:paraId="3EB350E7" w14:textId="4892FB14">
      <w:pPr>
        <w:pStyle w:val="ListParagraph"/>
      </w:pPr>
      <w:r>
        <w:t>S</w:t>
      </w:r>
      <w:r w:rsidR="00EC0932">
        <w:t>upport sta</w:t>
      </w:r>
      <w:r w:rsidR="006C7EB8">
        <w:t>ff – numbers and training</w:t>
      </w:r>
    </w:p>
    <w:p w:rsidR="00A11C00" w:rsidP="001E498F" w:rsidRDefault="00EC0932" w14:paraId="63BC4272" w14:textId="0A898C14">
      <w:pPr>
        <w:pStyle w:val="ListParagraph"/>
      </w:pPr>
      <w:r>
        <w:t>Surg</w:t>
      </w:r>
      <w:r w:rsidR="009A363D">
        <w:t>eon</w:t>
      </w:r>
      <w:r>
        <w:t xml:space="preserve"> training</w:t>
      </w:r>
      <w:r w:rsidR="009A363D">
        <w:t>, speed</w:t>
      </w:r>
      <w:r>
        <w:t xml:space="preserve"> and skill</w:t>
      </w:r>
    </w:p>
    <w:p w:rsidR="00DC482B" w:rsidP="001E498F" w:rsidRDefault="009A363D" w14:paraId="69F5CDB4" w14:textId="6E0099CE">
      <w:pPr>
        <w:pStyle w:val="ListParagraph"/>
      </w:pPr>
      <w:r>
        <w:t>Time available for surgeries</w:t>
      </w:r>
    </w:p>
    <w:p w:rsidRPr="00441072" w:rsidR="00050D3D" w:rsidP="00441072" w:rsidRDefault="00110A34" w14:paraId="224A4018" w14:textId="3EC30574">
      <w:pPr>
        <w:pStyle w:val="ListParagraph"/>
      </w:pPr>
      <w:r>
        <w:t>Scheduling strategies</w:t>
      </w:r>
    </w:p>
    <w:p w:rsidR="69DDE2C9" w:rsidP="69DDE2C9" w:rsidRDefault="69DDE2C9" w14:paraId="0E5AF09F" w14:textId="56458144">
      <w:pPr>
        <w:pStyle w:val="Heading2"/>
        <w:keepNext/>
        <w:keepLines/>
      </w:pPr>
    </w:p>
    <w:p w:rsidR="005939EB" w:rsidP="007401C6" w:rsidRDefault="005939EB" w14:paraId="3A3B941E" w14:textId="2B39622E">
      <w:pPr>
        <w:pStyle w:val="Heading2"/>
        <w:keepNext w:val="1"/>
        <w:keepLines w:val="1"/>
      </w:pPr>
      <w:bookmarkStart w:name="_Toc164455151" w:id="1053326804"/>
      <w:r w:rsidR="005939EB">
        <w:rPr/>
        <w:t>Methodology</w:t>
      </w:r>
      <w:bookmarkEnd w:id="1053326804"/>
    </w:p>
    <w:p w:rsidR="005939EB" w:rsidP="69DDE2C9" w:rsidRDefault="005939EB" w14:paraId="4A5D113B" w14:textId="77777777">
      <w:pPr>
        <w:keepNext/>
        <w:keepLines/>
        <w:jc w:val="both"/>
      </w:pPr>
    </w:p>
    <w:p w:rsidRPr="00196D9A" w:rsidR="00196D9A" w:rsidP="69DDE2C9" w:rsidRDefault="00AC519F" w14:paraId="2074433B" w14:textId="57E1262D">
      <w:pPr>
        <w:pStyle w:val="Heading3"/>
      </w:pPr>
      <w:bookmarkStart w:name="_Toc9718894" w:id="1227681007"/>
      <w:r w:rsidR="00AC519F">
        <w:rPr/>
        <w:t>Decisions</w:t>
      </w:r>
      <w:bookmarkEnd w:id="1227681007"/>
    </w:p>
    <w:tbl>
      <w:tblPr>
        <w:tblStyle w:val="TableGrid"/>
        <w:tblW w:w="0" w:type="auto"/>
        <w:tblInd w:w="0" w:type="dxa"/>
        <w:tblLook w:val="04A0" w:firstRow="1" w:lastRow="0" w:firstColumn="1" w:lastColumn="0" w:noHBand="0" w:noVBand="1"/>
      </w:tblPr>
      <w:tblGrid>
        <w:gridCol w:w="2785"/>
        <w:gridCol w:w="6565"/>
      </w:tblGrid>
      <w:tr w:rsidR="00196D9A" w:rsidTr="69DDE2C9" w14:paraId="48B13EAE" w14:textId="77777777">
        <w:tc>
          <w:tcPr>
            <w:tcW w:w="2785" w:type="dxa"/>
          </w:tcPr>
          <w:p w:rsidR="00196D9A" w:rsidP="69DDE2C9" w:rsidRDefault="220ED1D6" w14:paraId="339733A8" w14:textId="77777777">
            <w:pPr>
              <w:pStyle w:val="Heading4"/>
            </w:pPr>
            <w:r>
              <w:t>Population Scope</w:t>
            </w:r>
          </w:p>
        </w:tc>
        <w:tc>
          <w:tcPr>
            <w:tcW w:w="6565" w:type="dxa"/>
          </w:tcPr>
          <w:p w:rsidR="00196D9A" w:rsidP="69DDE2C9" w:rsidRDefault="36D319C5" w14:paraId="4AA5761E" w14:textId="3CA1B234">
            <w:pPr>
              <w:keepNext/>
              <w:keepLines/>
            </w:pPr>
            <w:r>
              <w:t>Shelter d</w:t>
            </w:r>
            <w:r w:rsidR="220ED1D6">
              <w:t>ogs, cats and rabbits</w:t>
            </w:r>
            <w:r>
              <w:t>.</w:t>
            </w:r>
          </w:p>
        </w:tc>
      </w:tr>
      <w:tr w:rsidR="00196D9A" w:rsidTr="69DDE2C9" w14:paraId="72C13742" w14:textId="77777777">
        <w:tc>
          <w:tcPr>
            <w:tcW w:w="2785" w:type="dxa"/>
          </w:tcPr>
          <w:p w:rsidR="00196D9A" w:rsidP="69DDE2C9" w:rsidRDefault="220ED1D6" w14:paraId="52BE749F" w14:textId="77777777">
            <w:pPr>
              <w:pStyle w:val="Heading4"/>
            </w:pPr>
            <w:r>
              <w:t>Stratification</w:t>
            </w:r>
          </w:p>
        </w:tc>
        <w:tc>
          <w:tcPr>
            <w:tcW w:w="6565" w:type="dxa"/>
          </w:tcPr>
          <w:p w:rsidR="00196D9A" w:rsidP="69DDE2C9" w:rsidRDefault="162AC969" w14:paraId="0BC72ACA" w14:textId="4171A83B">
            <w:pPr>
              <w:keepNext/>
              <w:keepLines/>
              <w:tabs>
                <w:tab w:val="left" w:pos="979"/>
              </w:tabs>
            </w:pPr>
            <w:r>
              <w:t>S</w:t>
            </w:r>
            <w:r w:rsidR="36D319C5">
              <w:t>pay, neuter and dental surgeries</w:t>
            </w:r>
            <w:r w:rsidR="609737F9">
              <w:t>.</w:t>
            </w:r>
          </w:p>
        </w:tc>
      </w:tr>
      <w:tr w:rsidR="00196D9A" w:rsidTr="69DDE2C9" w14:paraId="16AB3240" w14:textId="77777777">
        <w:tc>
          <w:tcPr>
            <w:tcW w:w="2785" w:type="dxa"/>
          </w:tcPr>
          <w:p w:rsidR="00196D9A" w:rsidP="69DDE2C9" w:rsidRDefault="220ED1D6" w14:paraId="7971E1CC" w14:textId="77777777">
            <w:pPr>
              <w:pStyle w:val="Heading4"/>
            </w:pPr>
            <w:r>
              <w:t>Inclusion/Exclusion</w:t>
            </w:r>
          </w:p>
        </w:tc>
        <w:tc>
          <w:tcPr>
            <w:tcW w:w="6565" w:type="dxa"/>
          </w:tcPr>
          <w:p w:rsidR="00196D9A" w:rsidP="69DDE2C9" w:rsidRDefault="609737F9" w14:paraId="3EF9F7FB" w14:textId="4953C0BD">
            <w:pPr>
              <w:keepNext/>
              <w:keepLines/>
              <w:tabs>
                <w:tab w:val="left" w:pos="979"/>
              </w:tabs>
            </w:pPr>
            <w:r>
              <w:t>Excluded animals too young for surgery at admission.</w:t>
            </w:r>
          </w:p>
        </w:tc>
      </w:tr>
      <w:tr w:rsidR="00A41D3F" w:rsidTr="69DDE2C9" w14:paraId="41BFF355" w14:textId="77777777">
        <w:tc>
          <w:tcPr>
            <w:tcW w:w="2785" w:type="dxa"/>
          </w:tcPr>
          <w:p w:rsidR="00A41D3F" w:rsidP="69DDE2C9" w:rsidRDefault="36D319C5" w14:paraId="0F8B5EBB" w14:textId="00884EAE">
            <w:pPr>
              <w:pStyle w:val="Heading4"/>
            </w:pPr>
            <w:r>
              <w:t>Complexities</w:t>
            </w:r>
          </w:p>
        </w:tc>
        <w:tc>
          <w:tcPr>
            <w:tcW w:w="6565" w:type="dxa"/>
          </w:tcPr>
          <w:p w:rsidR="00A41D3F" w:rsidP="69DDE2C9" w:rsidRDefault="5DEDA7B0" w14:paraId="4F8EAC90" w14:textId="547A75F7">
            <w:pPr>
              <w:pStyle w:val="ListParagraph"/>
              <w:keepNext/>
              <w:keepLines/>
              <w:tabs>
                <w:tab w:val="clear" w:pos="720"/>
                <w:tab w:val="left" w:pos="886"/>
                <w:tab w:val="left" w:pos="976"/>
              </w:tabs>
              <w:ind w:left="346"/>
              <w:contextualSpacing w:val="0"/>
            </w:pPr>
            <w:r>
              <w:t xml:space="preserve">Which stages to use? </w:t>
            </w:r>
            <w:r w:rsidR="579ADE97">
              <w:t xml:space="preserve">Initially Stage: Surgery Needed to Stage: Postop; </w:t>
            </w:r>
            <w:r w:rsidR="00F2559E">
              <w:t xml:space="preserve">when “surgery needed” not present then use </w:t>
            </w:r>
            <w:r w:rsidR="008D1E36">
              <w:t>Stage: Evaluate</w:t>
            </w:r>
            <w:r w:rsidR="00FB775D">
              <w:t>/Intake Date.</w:t>
            </w:r>
          </w:p>
          <w:p w:rsidR="00AD51C4" w:rsidP="69DDE2C9" w:rsidRDefault="162AC969" w14:paraId="425C9214" w14:textId="77777777">
            <w:pPr>
              <w:pStyle w:val="ListParagraph"/>
              <w:keepNext/>
              <w:keepLines/>
              <w:tabs>
                <w:tab w:val="clear" w:pos="720"/>
                <w:tab w:val="left" w:pos="886"/>
                <w:tab w:val="left" w:pos="976"/>
              </w:tabs>
              <w:ind w:left="346"/>
              <w:contextualSpacing w:val="0"/>
            </w:pPr>
            <w:r>
              <w:t xml:space="preserve">Goal </w:t>
            </w:r>
            <w:proofErr w:type="gramStart"/>
            <w:r>
              <w:t>wait</w:t>
            </w:r>
            <w:proofErr w:type="gramEnd"/>
            <w:r>
              <w:t xml:space="preserve"> times</w:t>
            </w:r>
          </w:p>
          <w:p w:rsidR="00C644A4" w:rsidP="69DDE2C9" w:rsidRDefault="54F77673" w14:paraId="70BDF07E" w14:textId="6E8EFD40">
            <w:pPr>
              <w:pStyle w:val="ListParagraph"/>
              <w:keepNext/>
              <w:keepLines/>
              <w:tabs>
                <w:tab w:val="clear" w:pos="720"/>
                <w:tab w:val="left" w:pos="886"/>
                <w:tab w:val="left" w:pos="976"/>
              </w:tabs>
              <w:ind w:left="346"/>
              <w:contextualSpacing w:val="0"/>
            </w:pPr>
            <w:r>
              <w:t>Multiple surgeries on the same day</w:t>
            </w:r>
          </w:p>
        </w:tc>
      </w:tr>
    </w:tbl>
    <w:p w:rsidRPr="00AC519F" w:rsidR="00196D9A" w:rsidP="69DDE2C9" w:rsidRDefault="00196D9A" w14:paraId="0D8E9FDA" w14:textId="77777777">
      <w:pPr>
        <w:keepNext/>
        <w:keepLines/>
      </w:pPr>
    </w:p>
    <w:p w:rsidR="00367229" w:rsidP="69DDE2C9" w:rsidRDefault="00367229" w14:paraId="179ACBF9" w14:textId="3FE937AC">
      <w:pPr>
        <w:pStyle w:val="Heading4"/>
      </w:pPr>
      <w:r>
        <w:t xml:space="preserve">Goal </w:t>
      </w:r>
      <w:proofErr w:type="gramStart"/>
      <w:r>
        <w:t>wait</w:t>
      </w:r>
      <w:proofErr w:type="gramEnd"/>
      <w:r>
        <w:t xml:space="preserve"> times</w:t>
      </w:r>
    </w:p>
    <w:p w:rsidR="00AC519F" w:rsidP="00AC519F" w:rsidRDefault="00367229" w14:paraId="4F6B0E2F" w14:textId="4E448A42">
      <w:r>
        <w:t>The initial</w:t>
      </w:r>
      <w:r w:rsidR="00AC519F">
        <w:t xml:space="preserve"> strategy was to base goal wait times on historical wait times</w:t>
      </w:r>
      <w:r>
        <w:t xml:space="preserve"> month-by-month</w:t>
      </w:r>
      <w:r w:rsidR="00AC519F">
        <w:t xml:space="preserve">, with a built-in desired % improvement. This was too complex and was discarded in </w:t>
      </w:r>
      <w:proofErr w:type="spellStart"/>
      <w:r w:rsidR="00AC519F">
        <w:t>favour</w:t>
      </w:r>
      <w:proofErr w:type="spellEnd"/>
      <w:r w:rsidR="00AC519F">
        <w:t xml:space="preserve"> of target wait times determined by the senior surgical team:</w:t>
      </w:r>
    </w:p>
    <w:p w:rsidR="00AC519F" w:rsidP="00AC519F" w:rsidRDefault="00AC519F" w14:paraId="590BFBD0" w14:textId="77777777">
      <w:pPr>
        <w:pStyle w:val="ListParagraph"/>
        <w:numPr>
          <w:ilvl w:val="0"/>
          <w:numId w:val="22"/>
        </w:numPr>
      </w:pPr>
      <w:r>
        <w:t>7 days for neuter surgery</w:t>
      </w:r>
    </w:p>
    <w:p w:rsidR="00AC519F" w:rsidP="00AC519F" w:rsidRDefault="00AC519F" w14:paraId="3BC83321" w14:textId="77777777">
      <w:pPr>
        <w:pStyle w:val="ListParagraph"/>
        <w:numPr>
          <w:ilvl w:val="0"/>
          <w:numId w:val="22"/>
        </w:numPr>
      </w:pPr>
      <w:r>
        <w:t>8 days for spay surgery</w:t>
      </w:r>
    </w:p>
    <w:p w:rsidR="00AC519F" w:rsidP="00AC519F" w:rsidRDefault="00AC519F" w14:paraId="0A5E474B" w14:textId="77777777">
      <w:pPr>
        <w:pStyle w:val="ListParagraph"/>
        <w:numPr>
          <w:ilvl w:val="0"/>
          <w:numId w:val="22"/>
        </w:numPr>
      </w:pPr>
      <w:r>
        <w:t>14 days for dental surgery</w:t>
      </w:r>
    </w:p>
    <w:p w:rsidR="00AC519F" w:rsidP="00AC519F" w:rsidRDefault="00AC519F" w14:paraId="5DE1B49A" w14:textId="77777777"/>
    <w:p w:rsidR="00AC519F" w:rsidP="00AC519F" w:rsidRDefault="00AC519F" w14:paraId="36DA662A" w14:textId="77777777">
      <w:r>
        <w:t>These goal times are shown on all visualizations, as a rapid comparison with actual times.</w:t>
      </w:r>
    </w:p>
    <w:p w:rsidR="00AC519F" w:rsidP="00AC519F" w:rsidRDefault="00AC519F" w14:paraId="738E3A83" w14:textId="77777777"/>
    <w:p w:rsidR="00AC519F" w:rsidP="00AC519F" w:rsidRDefault="00AC519F" w14:paraId="3267AAF4" w14:textId="77777777">
      <w:r>
        <w:t xml:space="preserve">The report tabulates the % of all surgery types performed within </w:t>
      </w:r>
      <w:r>
        <w:rPr>
          <w:rFonts w:cstheme="minorHAnsi"/>
        </w:rPr>
        <w:t xml:space="preserve">&lt; </w:t>
      </w:r>
      <w:r>
        <w:t>10 days, 10-20 days and &gt; 20 days. As wait times are averages, this helps account for outliers that skew the average.</w:t>
      </w:r>
    </w:p>
    <w:p w:rsidR="00AC519F" w:rsidP="004611E6" w:rsidRDefault="00AC519F" w14:paraId="6FC1BC12" w14:textId="3560CCA4"/>
    <w:p w:rsidR="0049724E" w:rsidP="007401C6" w:rsidRDefault="0049724E" w14:paraId="3C1D95A9" w14:textId="3B48B7D8">
      <w:pPr>
        <w:pStyle w:val="Heading3"/>
      </w:pPr>
      <w:bookmarkStart w:name="_Toc675768126" w:id="1327422176"/>
      <w:r w:rsidR="0049724E">
        <w:rPr/>
        <w:t>Stratification</w:t>
      </w:r>
      <w:bookmarkEnd w:id="1327422176"/>
    </w:p>
    <w:p w:rsidR="003651A1" w:rsidP="004928CF" w:rsidRDefault="003651A1" w14:paraId="672BBE61" w14:textId="264B644F">
      <w:pPr>
        <w:pStyle w:val="ListParagraph"/>
        <w:keepNext/>
        <w:keepLines/>
        <w:numPr>
          <w:ilvl w:val="0"/>
          <w:numId w:val="27"/>
        </w:numPr>
      </w:pPr>
      <w:r>
        <w:t>Species – dogs, cats and rabbits</w:t>
      </w:r>
    </w:p>
    <w:p w:rsidR="003651A1" w:rsidP="004928CF" w:rsidRDefault="003651A1" w14:paraId="708FFE36" w14:textId="10F3E499">
      <w:pPr>
        <w:pStyle w:val="ListParagraph"/>
        <w:numPr>
          <w:ilvl w:val="0"/>
          <w:numId w:val="27"/>
        </w:numPr>
      </w:pPr>
      <w:r>
        <w:t>Surgery types – spay, neuter and dental</w:t>
      </w:r>
      <w:r w:rsidR="004928CF">
        <w:t xml:space="preserve"> – in our procedures list = ovariohysterectomy, orchidectomy, </w:t>
      </w:r>
      <w:r w:rsidR="00AB0E88">
        <w:t xml:space="preserve">dental COHAT </w:t>
      </w:r>
      <w:proofErr w:type="spellStart"/>
      <w:r w:rsidR="00AB0E88">
        <w:t>Lvl</w:t>
      </w:r>
      <w:proofErr w:type="spellEnd"/>
      <w:r w:rsidR="00AB0E88">
        <w:t xml:space="preserve"> 1-3, Dental COHAT 4-5, COHAT. (COHAT = Comprehensive Oral Health Assessment and Treatment; level 1 = cleaning, level 5 = full-mouth extr</w:t>
      </w:r>
      <w:r w:rsidR="00A12C10">
        <w:t>actions).</w:t>
      </w:r>
    </w:p>
    <w:p w:rsidRPr="00474A7C" w:rsidR="0074287E" w:rsidP="00E565E3" w:rsidRDefault="0074287E" w14:paraId="72491C16" w14:textId="77777777">
      <w:pPr>
        <w:rPr>
          <w:rStyle w:val="normaltextrun"/>
          <w:rFonts w:cstheme="minorHAnsi"/>
        </w:rPr>
      </w:pPr>
    </w:p>
    <w:p w:rsidRPr="00494850" w:rsidR="00323751" w:rsidP="69DDE2C9" w:rsidRDefault="00873662" w14:paraId="373A2E34" w14:textId="6B839DAD">
      <w:pPr>
        <w:pStyle w:val="Heading3"/>
        <w:rPr>
          <w:rStyle w:val="normaltextrun"/>
          <w:sz w:val="24"/>
          <w:szCs w:val="24"/>
        </w:rPr>
      </w:pPr>
      <w:bookmarkStart w:name="_Toc771427381" w:id="591423608"/>
      <w:r w:rsidR="00873662">
        <w:rPr/>
        <w:t>Tim</w:t>
      </w:r>
      <w:r w:rsidR="00CF75EA">
        <w:rPr/>
        <w:t>eframe</w:t>
      </w:r>
      <w:bookmarkEnd w:id="591423608"/>
    </w:p>
    <w:p w:rsidRPr="00AC519F" w:rsidR="0074287E" w:rsidP="116F348A" w:rsidRDefault="0074287E" w14:paraId="121550CD" w14:textId="7B5AFCA5">
      <w:pPr>
        <w:rPr>
          <w:rStyle w:val="normaltextrun"/>
        </w:rPr>
      </w:pPr>
      <w:r w:rsidRPr="116F348A" w:rsidR="00CF75EA">
        <w:rPr>
          <w:rStyle w:val="normaltextrun"/>
        </w:rPr>
        <w:t>M</w:t>
      </w:r>
      <w:r w:rsidRPr="116F348A" w:rsidR="00873662">
        <w:rPr>
          <w:rStyle w:val="normaltextrun"/>
        </w:rPr>
        <w:t>onthly</w:t>
      </w:r>
      <w:r w:rsidRPr="116F348A" w:rsidR="00CF75EA">
        <w:rPr>
          <w:rStyle w:val="normaltextrun"/>
        </w:rPr>
        <w:t xml:space="preserve"> </w:t>
      </w:r>
      <w:r w:rsidRPr="116F348A" w:rsidR="007401C6">
        <w:rPr>
          <w:rStyle w:val="normaltextrun"/>
        </w:rPr>
        <w:t>wait</w:t>
      </w:r>
      <w:r w:rsidRPr="116F348A" w:rsidR="007401C6">
        <w:rPr>
          <w:rStyle w:val="normaltextrun"/>
        </w:rPr>
        <w:t xml:space="preserve"> times</w:t>
      </w:r>
      <w:r w:rsidRPr="116F348A" w:rsidR="00CF75EA">
        <w:rPr>
          <w:rStyle w:val="normaltextrun"/>
        </w:rPr>
        <w:t xml:space="preserve"> </w:t>
      </w:r>
      <w:r w:rsidRPr="116F348A" w:rsidR="007401C6">
        <w:rPr>
          <w:rStyle w:val="normaltextrun"/>
        </w:rPr>
        <w:t>are</w:t>
      </w:r>
      <w:r w:rsidRPr="116F348A" w:rsidR="00CF75EA">
        <w:rPr>
          <w:rStyle w:val="normaltextrun"/>
        </w:rPr>
        <w:t xml:space="preserve"> calculated. </w:t>
      </w:r>
    </w:p>
    <w:p w:rsidRPr="00CF0123" w:rsidR="00BD561A" w:rsidP="00BD561A" w:rsidRDefault="00BD561A" w14:paraId="1D4ECCD0" w14:textId="77777777"/>
    <w:p w:rsidR="00811A5A" w:rsidP="00F878D4" w:rsidRDefault="00FE2EE3" w14:paraId="27F63575" w14:textId="48856C5C">
      <w:pPr>
        <w:pStyle w:val="Heading3"/>
      </w:pPr>
      <w:bookmarkStart w:name="_Toc833090721" w:id="1910686138"/>
      <w:r w:rsidR="00FE2EE3">
        <w:rPr/>
        <w:t>Animals Included</w:t>
      </w:r>
      <w:bookmarkEnd w:id="1910686138"/>
    </w:p>
    <w:p w:rsidRPr="00FE2EE3" w:rsidR="00FE2EE3" w:rsidP="00FE2EE3" w:rsidRDefault="00FE2EE3" w14:paraId="702B7FB6" w14:textId="77777777"/>
    <w:p w:rsidR="00D70FBE" w:rsidP="00B773E2" w:rsidRDefault="00FE2EE3" w14:paraId="510008D8" w14:textId="157746BB">
      <w:pPr>
        <w:pStyle w:val="Heading4"/>
      </w:pPr>
      <w:r>
        <w:t>Included</w:t>
      </w:r>
    </w:p>
    <w:p w:rsidR="004611E6" w:rsidP="69DDE2C9" w:rsidRDefault="004611E6" w14:paraId="417D28DE" w14:textId="46AB47A5">
      <w:pPr>
        <w:pStyle w:val="ListParagraph"/>
      </w:pPr>
      <w:r>
        <w:t xml:space="preserve">Intake </w:t>
      </w:r>
      <w:proofErr w:type="gramStart"/>
      <w:r>
        <w:t>types</w:t>
      </w:r>
      <w:proofErr w:type="gramEnd"/>
      <w:r>
        <w:t xml:space="preserve"> Transfer In, Owner/Guardian Surrender, Stray, and Return. </w:t>
      </w:r>
    </w:p>
    <w:p w:rsidR="00F92515" w:rsidP="000C3F77" w:rsidRDefault="00F92515" w14:paraId="0273CAA0" w14:textId="7606D9C3">
      <w:pPr>
        <w:pStyle w:val="ListParagraph"/>
        <w:numPr>
          <w:ilvl w:val="0"/>
          <w:numId w:val="26"/>
        </w:numPr>
      </w:pPr>
      <w:r>
        <w:t>Animals with a postoperative stage (Stage: Postop).</w:t>
      </w:r>
    </w:p>
    <w:p w:rsidRPr="004611E6" w:rsidR="00F92515" w:rsidP="000C3F77" w:rsidRDefault="00F92515" w14:paraId="5E8D6360" w14:textId="7F56AA9E">
      <w:pPr>
        <w:pStyle w:val="ListParagraph"/>
        <w:numPr>
          <w:ilvl w:val="0"/>
          <w:numId w:val="26"/>
        </w:numPr>
      </w:pPr>
      <w:r>
        <w:t>Spay, neuter and dental surgeries.</w:t>
      </w:r>
    </w:p>
    <w:p w:rsidR="00397A2F" w:rsidP="00002035" w:rsidRDefault="00397A2F" w14:paraId="47A09096" w14:textId="77777777"/>
    <w:p w:rsidR="00397A2F" w:rsidP="00B773E2" w:rsidRDefault="00FE2EE3" w14:paraId="6D019FF6" w14:textId="5673FD47">
      <w:pPr>
        <w:pStyle w:val="Heading4"/>
      </w:pPr>
      <w:r>
        <w:t>Not Included</w:t>
      </w:r>
    </w:p>
    <w:p w:rsidR="00FE2EE3" w:rsidP="69DDE2C9" w:rsidRDefault="004B30FF" w14:paraId="466689FF" w14:textId="0A044184">
      <w:pPr>
        <w:sectPr w:rsidR="00FE2EE3" w:rsidSect="00A11C00">
          <w:headerReference w:type="default" r:id="rId11"/>
          <w:footerReference w:type="default" r:id="rId12"/>
          <w:pgSz w:w="12240" w:h="15840" w:orient="portrait"/>
          <w:pgMar w:top="1800" w:right="1440" w:bottom="1440" w:left="1440" w:header="360" w:footer="720" w:gutter="0"/>
          <w:cols w:space="720"/>
          <w:docGrid w:linePitch="360"/>
        </w:sectPr>
      </w:pPr>
      <w:r>
        <w:t>Too young for surgery at time of admission.</w:t>
      </w:r>
    </w:p>
    <w:p w:rsidR="00F7641A" w:rsidP="006B0FE0" w:rsidRDefault="00C52FF3" w14:paraId="6B48A442" w14:textId="31AF9759">
      <w:pPr>
        <w:pStyle w:val="Heading1"/>
        <w:rPr>
          <w:lang w:val="en-CA"/>
        </w:rPr>
      </w:pPr>
      <w:bookmarkStart w:name="_Toc1298231726" w:id="105432666"/>
      <w:r w:rsidRPr="116F348A" w:rsidR="00C52FF3">
        <w:rPr>
          <w:lang w:val="en-CA"/>
        </w:rPr>
        <w:t>Data Visualization</w:t>
      </w:r>
      <w:bookmarkEnd w:id="105432666"/>
    </w:p>
    <w:p w:rsidRPr="00F7641A" w:rsidR="006B0FE0" w:rsidP="00F7641A" w:rsidRDefault="006B0FE0" w14:paraId="5535AA5F" w14:textId="77777777"/>
    <w:p w:rsidR="0069706F" w:rsidP="0069706F" w:rsidRDefault="00D6658A" w14:paraId="57E6605E" w14:textId="73361E38">
      <w:pPr>
        <w:rPr>
          <w:rStyle w:val="normaltextrun"/>
        </w:rPr>
      </w:pPr>
      <w:r>
        <w:rPr>
          <w:rStyle w:val="normaltextrun"/>
        </w:rPr>
        <w:t xml:space="preserve">This section provides </w:t>
      </w:r>
      <w:r w:rsidR="00F7641A">
        <w:rPr>
          <w:rStyle w:val="normaltextrun"/>
        </w:rPr>
        <w:t xml:space="preserve">selected </w:t>
      </w:r>
      <w:r>
        <w:rPr>
          <w:rStyle w:val="normaltextrun"/>
        </w:rPr>
        <w:t xml:space="preserve">screenshots of </w:t>
      </w:r>
      <w:r w:rsidR="00EE6577">
        <w:rPr>
          <w:rStyle w:val="normaltextrun"/>
        </w:rPr>
        <w:t>reports as they currently appear, to illustrate the output.</w:t>
      </w:r>
    </w:p>
    <w:p w:rsidR="00EE6577" w:rsidP="0069706F" w:rsidRDefault="00EE6577" w14:paraId="3F69084A" w14:textId="77777777">
      <w:pPr>
        <w:rPr>
          <w:rStyle w:val="normaltextrun"/>
        </w:rPr>
      </w:pPr>
    </w:p>
    <w:p w:rsidR="00F7641A" w:rsidP="0069706F" w:rsidRDefault="00A54459" w14:paraId="74A2413D" w14:textId="79A3E027">
      <w:pPr>
        <w:rPr>
          <w:rStyle w:val="normaltextrun"/>
        </w:rPr>
      </w:pPr>
      <w:r>
        <w:rPr>
          <w:rStyle w:val="normaltextrun"/>
        </w:rPr>
        <w:t>The example shows wait times for feline neuter surgeries.</w:t>
      </w:r>
      <w:r w:rsidR="00E622DF">
        <w:rPr>
          <w:rStyle w:val="normaltextrun"/>
        </w:rPr>
        <w:t xml:space="preserve"> The orange line is goal wait time and the blue is actual wait times.</w:t>
      </w:r>
    </w:p>
    <w:p w:rsidR="00A54459" w:rsidP="0069706F" w:rsidRDefault="00A54459" w14:paraId="7B6BCC40" w14:textId="77777777">
      <w:pPr>
        <w:rPr>
          <w:rStyle w:val="normaltextrun"/>
        </w:rPr>
      </w:pPr>
    </w:p>
    <w:p w:rsidR="00A54459" w:rsidP="0069706F" w:rsidRDefault="00A54459" w14:paraId="7E527701" w14:textId="2C8E29E9">
      <w:pPr>
        <w:rPr>
          <w:rStyle w:val="normaltextrun"/>
        </w:rPr>
      </w:pPr>
      <w:r w:rsidRPr="00A54459">
        <w:rPr>
          <w:rStyle w:val="normaltextrun"/>
          <w:noProof/>
        </w:rPr>
        <w:drawing>
          <wp:inline distT="0" distB="0" distL="0" distR="0" wp14:anchorId="64EAA97B" wp14:editId="3148CF31">
            <wp:extent cx="5943600" cy="2507731"/>
            <wp:effectExtent l="0" t="0" r="0" b="6985"/>
            <wp:docPr id="27676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69535" name=""/>
                    <pic:cNvPicPr/>
                  </pic:nvPicPr>
                  <pic:blipFill rotWithShape="1">
                    <a:blip r:embed="rId13"/>
                    <a:srcRect t="2513"/>
                    <a:stretch>
                      <a:fillRect/>
                    </a:stretch>
                  </pic:blipFill>
                  <pic:spPr bwMode="auto">
                    <a:xfrm>
                      <a:off x="0" y="0"/>
                      <a:ext cx="5943600" cy="2507731"/>
                    </a:xfrm>
                    <a:prstGeom prst="rect">
                      <a:avLst/>
                    </a:prstGeom>
                    <a:ln>
                      <a:noFill/>
                    </a:ln>
                    <a:extLst>
                      <a:ext uri="{53640926-AAD7-44D8-BBD7-CCE9431645EC}">
                        <a14:shadowObscured xmlns:a14="http://schemas.microsoft.com/office/drawing/2010/main"/>
                      </a:ext>
                    </a:extLst>
                  </pic:spPr>
                </pic:pic>
              </a:graphicData>
            </a:graphic>
          </wp:inline>
        </w:drawing>
      </w:r>
    </w:p>
    <w:p w:rsidR="00DC2228" w:rsidP="0069706F" w:rsidRDefault="00DC2228" w14:paraId="0B0BF8D4" w14:textId="77777777">
      <w:pPr>
        <w:rPr>
          <w:rStyle w:val="normaltextrun"/>
        </w:rPr>
      </w:pPr>
    </w:p>
    <w:p w:rsidR="00DC2228" w:rsidP="0069706F" w:rsidRDefault="00DC2228" w14:paraId="1FABD6E7" w14:textId="22DF120C">
      <w:pPr>
        <w:rPr>
          <w:rStyle w:val="normaltextrun"/>
        </w:rPr>
      </w:pPr>
      <w:r>
        <w:rPr>
          <w:rStyle w:val="normaltextrun"/>
        </w:rPr>
        <w:t xml:space="preserve">The table </w:t>
      </w:r>
      <w:r w:rsidR="00497D4F">
        <w:rPr>
          <w:rStyle w:val="normaltextrun"/>
        </w:rPr>
        <w:t>provides</w:t>
      </w:r>
      <w:r>
        <w:rPr>
          <w:rStyle w:val="normaltextrun"/>
        </w:rPr>
        <w:t xml:space="preserve"> more detail.</w:t>
      </w:r>
    </w:p>
    <w:p w:rsidR="00E622DF" w:rsidP="0069706F" w:rsidRDefault="00E622DF" w14:paraId="5B75E19A" w14:textId="77777777">
      <w:pPr>
        <w:rPr>
          <w:rStyle w:val="normaltextrun"/>
        </w:rPr>
      </w:pPr>
    </w:p>
    <w:tbl>
      <w:tblPr>
        <w:tblW w:w="10201" w:type="dxa"/>
        <w:tblInd w:w="-540" w:type="dxa"/>
        <w:tblLayout w:type="fixed"/>
        <w:tblLook w:val="04A0" w:firstRow="1" w:lastRow="0" w:firstColumn="1" w:lastColumn="0" w:noHBand="0" w:noVBand="1"/>
      </w:tblPr>
      <w:tblGrid>
        <w:gridCol w:w="1026"/>
        <w:gridCol w:w="1026"/>
        <w:gridCol w:w="823"/>
        <w:gridCol w:w="1170"/>
        <w:gridCol w:w="1026"/>
        <w:gridCol w:w="1026"/>
        <w:gridCol w:w="1026"/>
        <w:gridCol w:w="1026"/>
        <w:gridCol w:w="1026"/>
        <w:gridCol w:w="1026"/>
      </w:tblGrid>
      <w:tr w:rsidRPr="00DC2228" w:rsidR="0053569E" w:rsidTr="69DDE2C9" w14:paraId="484EB5F2" w14:textId="77777777">
        <w:trPr>
          <w:trHeight w:val="301"/>
        </w:trPr>
        <w:tc>
          <w:tcPr>
            <w:tcW w:w="1026" w:type="dxa"/>
            <w:tcBorders>
              <w:top w:val="single" w:color="548235" w:sz="4" w:space="0"/>
              <w:left w:val="single" w:color="auto" w:sz="4" w:space="0"/>
              <w:bottom w:val="single" w:color="E2EFDA" w:sz="4" w:space="0"/>
              <w:right w:val="nil"/>
            </w:tcBorders>
            <w:shd w:val="clear" w:color="auto" w:fill="548235"/>
            <w:noWrap/>
            <w:hideMark/>
          </w:tcPr>
          <w:p w:rsidRPr="00DC2228" w:rsidR="00DC2228" w:rsidP="69DDE2C9" w:rsidRDefault="00DC2228" w14:paraId="1614FCA9" w14:textId="53850BAE">
            <w:pPr>
              <w:rPr>
                <w:b/>
                <w:bCs/>
                <w:color w:val="FFFFFF" w:themeColor="background1"/>
              </w:rPr>
            </w:pPr>
            <w:r w:rsidRPr="69DDE2C9">
              <w:rPr>
                <w:b/>
                <w:bCs/>
                <w:color w:val="FFFFFF" w:themeColor="background1"/>
              </w:rPr>
              <w:t>Month</w:t>
            </w:r>
          </w:p>
        </w:tc>
        <w:tc>
          <w:tcPr>
            <w:tcW w:w="1026" w:type="dxa"/>
            <w:tcBorders>
              <w:top w:val="single" w:color="548235" w:sz="4" w:space="0"/>
              <w:left w:val="nil"/>
              <w:bottom w:val="single" w:color="E2EFDA" w:sz="4" w:space="0"/>
              <w:right w:val="nil"/>
            </w:tcBorders>
            <w:shd w:val="clear" w:color="auto" w:fill="548235"/>
            <w:noWrap/>
            <w:hideMark/>
          </w:tcPr>
          <w:p w:rsidRPr="00DC2228" w:rsidR="00DC2228" w:rsidP="69DDE2C9" w:rsidRDefault="00DC2228" w14:paraId="3E2D9844" w14:textId="1C3758B7">
            <w:pPr>
              <w:rPr>
                <w:b/>
                <w:bCs/>
                <w:color w:val="FFFFFF" w:themeColor="background1"/>
              </w:rPr>
            </w:pPr>
            <w:r w:rsidRPr="69DDE2C9">
              <w:rPr>
                <w:b/>
                <w:bCs/>
                <w:color w:val="FFFFFF" w:themeColor="background1"/>
              </w:rPr>
              <w:t># Surge</w:t>
            </w:r>
            <w:r w:rsidRPr="69DDE2C9" w:rsidR="37B3473B">
              <w:rPr>
                <w:b/>
                <w:bCs/>
                <w:color w:val="FFFFFF" w:themeColor="background1"/>
              </w:rPr>
              <w:t>-</w:t>
            </w:r>
            <w:proofErr w:type="spellStart"/>
            <w:r w:rsidRPr="69DDE2C9">
              <w:rPr>
                <w:b/>
                <w:bCs/>
                <w:color w:val="FFFFFF" w:themeColor="background1"/>
              </w:rPr>
              <w:t>ries</w:t>
            </w:r>
            <w:proofErr w:type="spellEnd"/>
          </w:p>
        </w:tc>
        <w:tc>
          <w:tcPr>
            <w:tcW w:w="823" w:type="dxa"/>
            <w:tcBorders>
              <w:top w:val="single" w:color="548235" w:sz="4" w:space="0"/>
              <w:left w:val="nil"/>
              <w:bottom w:val="single" w:color="E2EFDA" w:sz="4" w:space="0"/>
              <w:right w:val="nil"/>
            </w:tcBorders>
            <w:shd w:val="clear" w:color="auto" w:fill="548235"/>
            <w:noWrap/>
            <w:hideMark/>
          </w:tcPr>
          <w:p w:rsidRPr="00DC2228" w:rsidR="00DC2228" w:rsidP="69DDE2C9" w:rsidRDefault="00DC2228" w14:paraId="76373D5E" w14:textId="478DA976">
            <w:pPr>
              <w:rPr>
                <w:b/>
                <w:bCs/>
                <w:color w:val="FFFFFF" w:themeColor="background1"/>
              </w:rPr>
            </w:pPr>
            <w:r w:rsidRPr="69DDE2C9">
              <w:rPr>
                <w:b/>
                <w:bCs/>
                <w:color w:val="FFFFFF" w:themeColor="background1"/>
              </w:rPr>
              <w:t>Goal</w:t>
            </w:r>
          </w:p>
        </w:tc>
        <w:tc>
          <w:tcPr>
            <w:tcW w:w="1170" w:type="dxa"/>
            <w:tcBorders>
              <w:top w:val="single" w:color="548235" w:sz="4" w:space="0"/>
              <w:left w:val="nil"/>
              <w:bottom w:val="single" w:color="E2EFDA" w:sz="4" w:space="0"/>
              <w:right w:val="nil"/>
            </w:tcBorders>
            <w:shd w:val="clear" w:color="auto" w:fill="548235"/>
            <w:noWrap/>
            <w:hideMark/>
          </w:tcPr>
          <w:p w:rsidRPr="00DC2228" w:rsidR="00DC2228" w:rsidP="69DDE2C9" w:rsidRDefault="30B5B07C" w14:paraId="403A4917" w14:textId="1B278773">
            <w:pPr>
              <w:rPr>
                <w:b/>
                <w:bCs/>
                <w:color w:val="FFFFFF" w:themeColor="background1"/>
              </w:rPr>
            </w:pPr>
            <w:r w:rsidRPr="69DDE2C9">
              <w:rPr>
                <w:b/>
                <w:bCs/>
                <w:color w:val="FFFFFF" w:themeColor="background1"/>
              </w:rPr>
              <w:t>Average</w:t>
            </w:r>
          </w:p>
        </w:tc>
        <w:tc>
          <w:tcPr>
            <w:tcW w:w="1026" w:type="dxa"/>
            <w:tcBorders>
              <w:top w:val="single" w:color="548235" w:sz="4" w:space="0"/>
              <w:left w:val="nil"/>
              <w:bottom w:val="single" w:color="E2EFDA" w:sz="4" w:space="0"/>
              <w:right w:val="nil"/>
            </w:tcBorders>
            <w:shd w:val="clear" w:color="auto" w:fill="548235"/>
            <w:noWrap/>
            <w:hideMark/>
          </w:tcPr>
          <w:p w:rsidRPr="00DC2228" w:rsidR="00DC2228" w:rsidP="69DDE2C9" w:rsidRDefault="00DC2228" w14:paraId="1712E0A2" w14:textId="77777777">
            <w:pPr>
              <w:rPr>
                <w:b/>
                <w:bCs/>
                <w:color w:val="FFFFFF" w:themeColor="background1"/>
              </w:rPr>
            </w:pPr>
            <w:r w:rsidRPr="69DDE2C9">
              <w:rPr>
                <w:b/>
                <w:bCs/>
                <w:color w:val="FFFFFF" w:themeColor="background1"/>
              </w:rPr>
              <w:t>% &lt;=10 days</w:t>
            </w:r>
          </w:p>
        </w:tc>
        <w:tc>
          <w:tcPr>
            <w:tcW w:w="1026" w:type="dxa"/>
            <w:tcBorders>
              <w:top w:val="single" w:color="548235" w:sz="4" w:space="0"/>
              <w:left w:val="nil"/>
              <w:bottom w:val="single" w:color="E2EFDA" w:sz="4" w:space="0"/>
              <w:right w:val="nil"/>
            </w:tcBorders>
            <w:shd w:val="clear" w:color="auto" w:fill="548235"/>
            <w:noWrap/>
            <w:hideMark/>
          </w:tcPr>
          <w:p w:rsidRPr="00DC2228" w:rsidR="00DC2228" w:rsidP="69DDE2C9" w:rsidRDefault="00DC2228" w14:paraId="4A406232" w14:textId="1253316F">
            <w:pPr>
              <w:rPr>
                <w:b/>
                <w:bCs/>
                <w:color w:val="FFFFFF" w:themeColor="background1"/>
              </w:rPr>
            </w:pPr>
            <w:r w:rsidRPr="69DDE2C9">
              <w:rPr>
                <w:b/>
                <w:bCs/>
                <w:color w:val="FFFFFF" w:themeColor="background1"/>
              </w:rPr>
              <w:t>% 10-20 days</w:t>
            </w:r>
          </w:p>
        </w:tc>
        <w:tc>
          <w:tcPr>
            <w:tcW w:w="1026" w:type="dxa"/>
            <w:tcBorders>
              <w:top w:val="single" w:color="548235" w:sz="4" w:space="0"/>
              <w:left w:val="nil"/>
              <w:bottom w:val="single" w:color="E2EFDA" w:sz="4" w:space="0"/>
              <w:right w:val="nil"/>
            </w:tcBorders>
            <w:shd w:val="clear" w:color="auto" w:fill="548235"/>
            <w:noWrap/>
            <w:hideMark/>
          </w:tcPr>
          <w:p w:rsidRPr="00DC2228" w:rsidR="00DC2228" w:rsidP="69DDE2C9" w:rsidRDefault="00DC2228" w14:paraId="2303EC9C" w14:textId="1C9C37B5">
            <w:pPr>
              <w:rPr>
                <w:b/>
                <w:bCs/>
                <w:color w:val="FFFFFF" w:themeColor="background1"/>
              </w:rPr>
            </w:pPr>
            <w:r w:rsidRPr="69DDE2C9">
              <w:rPr>
                <w:b/>
                <w:bCs/>
                <w:color w:val="FFFFFF" w:themeColor="background1"/>
              </w:rPr>
              <w:t>% &gt;20 days</w:t>
            </w:r>
          </w:p>
        </w:tc>
        <w:tc>
          <w:tcPr>
            <w:tcW w:w="1026" w:type="dxa"/>
            <w:tcBorders>
              <w:top w:val="single" w:color="548235" w:sz="4" w:space="0"/>
              <w:left w:val="nil"/>
              <w:bottom w:val="single" w:color="E2EFDA" w:sz="4" w:space="0"/>
              <w:right w:val="nil"/>
            </w:tcBorders>
            <w:shd w:val="clear" w:color="auto" w:fill="548235"/>
            <w:noWrap/>
            <w:hideMark/>
          </w:tcPr>
          <w:p w:rsidRPr="00DC2228" w:rsidR="00DC2228" w:rsidP="69DDE2C9" w:rsidRDefault="00DC2228" w14:paraId="6898EB58" w14:textId="77777777">
            <w:pPr>
              <w:rPr>
                <w:b/>
                <w:bCs/>
                <w:color w:val="FFFFFF" w:themeColor="background1"/>
              </w:rPr>
            </w:pPr>
            <w:r w:rsidRPr="69DDE2C9">
              <w:rPr>
                <w:b/>
                <w:bCs/>
                <w:color w:val="FFFFFF" w:themeColor="background1"/>
              </w:rPr>
              <w:t>count &lt;10 days</w:t>
            </w:r>
          </w:p>
        </w:tc>
        <w:tc>
          <w:tcPr>
            <w:tcW w:w="1026" w:type="dxa"/>
            <w:tcBorders>
              <w:top w:val="single" w:color="548235" w:sz="4" w:space="0"/>
              <w:left w:val="nil"/>
              <w:bottom w:val="single" w:color="E2EFDA" w:sz="4" w:space="0"/>
              <w:right w:val="nil"/>
            </w:tcBorders>
            <w:shd w:val="clear" w:color="auto" w:fill="548235"/>
            <w:noWrap/>
            <w:hideMark/>
          </w:tcPr>
          <w:p w:rsidRPr="00DC2228" w:rsidR="00DC2228" w:rsidP="69DDE2C9" w:rsidRDefault="00DC2228" w14:paraId="4D898488" w14:textId="77777777">
            <w:pPr>
              <w:rPr>
                <w:b/>
                <w:bCs/>
                <w:color w:val="FFFFFF" w:themeColor="background1"/>
              </w:rPr>
            </w:pPr>
            <w:r w:rsidRPr="69DDE2C9">
              <w:rPr>
                <w:b/>
                <w:bCs/>
                <w:color w:val="FFFFFF" w:themeColor="background1"/>
              </w:rPr>
              <w:t>Count 10-20 days</w:t>
            </w:r>
          </w:p>
        </w:tc>
        <w:tc>
          <w:tcPr>
            <w:tcW w:w="1026" w:type="dxa"/>
            <w:tcBorders>
              <w:top w:val="single" w:color="548235" w:sz="4" w:space="0"/>
              <w:left w:val="nil"/>
              <w:bottom w:val="single" w:color="E2EFDA" w:sz="4" w:space="0"/>
              <w:right w:val="nil"/>
            </w:tcBorders>
            <w:shd w:val="clear" w:color="auto" w:fill="548235"/>
            <w:noWrap/>
            <w:hideMark/>
          </w:tcPr>
          <w:p w:rsidRPr="00DC2228" w:rsidR="00DC2228" w:rsidP="69DDE2C9" w:rsidRDefault="00DC2228" w14:paraId="2FAE2F06" w14:textId="77777777">
            <w:pPr>
              <w:rPr>
                <w:b/>
                <w:bCs/>
                <w:color w:val="FFFFFF" w:themeColor="background1"/>
              </w:rPr>
            </w:pPr>
            <w:r w:rsidRPr="69DDE2C9">
              <w:rPr>
                <w:b/>
                <w:bCs/>
                <w:color w:val="FFFFFF" w:themeColor="background1"/>
              </w:rPr>
              <w:t>Count &gt;20 days</w:t>
            </w:r>
          </w:p>
        </w:tc>
      </w:tr>
      <w:tr w:rsidRPr="00DC2228" w:rsidR="0053569E" w:rsidTr="69DDE2C9" w14:paraId="4C8A8DD6" w14:textId="77777777">
        <w:trPr>
          <w:trHeight w:val="301"/>
        </w:trPr>
        <w:tc>
          <w:tcPr>
            <w:tcW w:w="1026" w:type="dxa"/>
            <w:tcBorders>
              <w:top w:val="single" w:color="E2EFDA" w:sz="4" w:space="0"/>
              <w:left w:val="single" w:color="auto" w:sz="4" w:space="0"/>
              <w:bottom w:val="single" w:color="E2EFDA" w:sz="4" w:space="0"/>
              <w:right w:val="nil"/>
            </w:tcBorders>
            <w:noWrap/>
            <w:vAlign w:val="bottom"/>
            <w:hideMark/>
          </w:tcPr>
          <w:p w:rsidRPr="00DC2228" w:rsidR="00DC2228" w:rsidP="00DC2228" w:rsidRDefault="00DC2228" w14:paraId="415AA081" w14:textId="77777777">
            <w:pPr>
              <w:spacing w:line="240" w:lineRule="auto"/>
              <w:ind w:firstLine="240" w:firstLineChars="100"/>
              <w:rPr>
                <w:rFonts w:eastAsia="Times New Roman" w:cstheme="minorHAnsi"/>
                <w:color w:val="000000"/>
                <w:szCs w:val="24"/>
              </w:rPr>
            </w:pPr>
            <w:r w:rsidRPr="00DC2228">
              <w:rPr>
                <w:rFonts w:eastAsia="Times New Roman" w:cstheme="minorHAnsi"/>
                <w:color w:val="000000"/>
                <w:szCs w:val="24"/>
              </w:rPr>
              <w:t>Jan</w:t>
            </w:r>
          </w:p>
        </w:tc>
        <w:tc>
          <w:tcPr>
            <w:tcW w:w="1026"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4CCC55F8"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12</w:t>
            </w:r>
          </w:p>
        </w:tc>
        <w:tc>
          <w:tcPr>
            <w:tcW w:w="823" w:type="dxa"/>
            <w:tcBorders>
              <w:top w:val="single" w:color="E2EFDA" w:sz="4" w:space="0"/>
              <w:left w:val="nil"/>
              <w:bottom w:val="single" w:color="E2EFDA" w:sz="4" w:space="0"/>
              <w:right w:val="nil"/>
            </w:tcBorders>
            <w:noWrap/>
            <w:vAlign w:val="bottom"/>
            <w:hideMark/>
          </w:tcPr>
          <w:p w:rsidRPr="00DC2228" w:rsidR="00DC2228" w:rsidP="00DC2228" w:rsidRDefault="00DC2228" w14:paraId="560AF484"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7</w:t>
            </w:r>
          </w:p>
        </w:tc>
        <w:tc>
          <w:tcPr>
            <w:tcW w:w="1170"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7D535B98"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6</w:t>
            </w:r>
          </w:p>
        </w:tc>
        <w:tc>
          <w:tcPr>
            <w:tcW w:w="1026" w:type="dxa"/>
            <w:tcBorders>
              <w:top w:val="single" w:color="E2EFDA" w:sz="4" w:space="0"/>
              <w:left w:val="nil"/>
              <w:bottom w:val="single" w:color="E2EFDA" w:sz="4" w:space="0"/>
              <w:right w:val="nil"/>
            </w:tcBorders>
            <w:noWrap/>
            <w:vAlign w:val="bottom"/>
            <w:hideMark/>
          </w:tcPr>
          <w:p w:rsidRPr="00DC2228" w:rsidR="00DC2228" w:rsidP="00DC2228" w:rsidRDefault="00DC2228" w14:paraId="01EDC8CA"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92%</w:t>
            </w:r>
          </w:p>
        </w:tc>
        <w:tc>
          <w:tcPr>
            <w:tcW w:w="1026"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1A3C9685"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0%</w:t>
            </w:r>
          </w:p>
        </w:tc>
        <w:tc>
          <w:tcPr>
            <w:tcW w:w="1026" w:type="dxa"/>
            <w:tcBorders>
              <w:top w:val="single" w:color="E2EFDA" w:sz="4" w:space="0"/>
              <w:left w:val="nil"/>
              <w:bottom w:val="single" w:color="E2EFDA" w:sz="4" w:space="0"/>
              <w:right w:val="nil"/>
            </w:tcBorders>
            <w:noWrap/>
            <w:vAlign w:val="bottom"/>
            <w:hideMark/>
          </w:tcPr>
          <w:p w:rsidRPr="00DC2228" w:rsidR="00DC2228" w:rsidP="00DC2228" w:rsidRDefault="00DC2228" w14:paraId="21673B72"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8%</w:t>
            </w:r>
          </w:p>
        </w:tc>
        <w:tc>
          <w:tcPr>
            <w:tcW w:w="1026"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106047B4"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11</w:t>
            </w:r>
          </w:p>
        </w:tc>
        <w:tc>
          <w:tcPr>
            <w:tcW w:w="1026" w:type="dxa"/>
            <w:tcBorders>
              <w:top w:val="single" w:color="E2EFDA" w:sz="4" w:space="0"/>
              <w:left w:val="nil"/>
              <w:bottom w:val="single" w:color="E2EFDA" w:sz="4" w:space="0"/>
              <w:right w:val="nil"/>
            </w:tcBorders>
            <w:noWrap/>
            <w:vAlign w:val="bottom"/>
            <w:hideMark/>
          </w:tcPr>
          <w:p w:rsidRPr="00DC2228" w:rsidR="00DC2228" w:rsidP="00DC2228" w:rsidRDefault="00DC2228" w14:paraId="58AB7C36"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0</w:t>
            </w:r>
          </w:p>
        </w:tc>
        <w:tc>
          <w:tcPr>
            <w:tcW w:w="1026"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45C909D2"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1</w:t>
            </w:r>
          </w:p>
        </w:tc>
      </w:tr>
      <w:tr w:rsidRPr="00DC2228" w:rsidR="0053569E" w:rsidTr="69DDE2C9" w14:paraId="17D28F85" w14:textId="77777777">
        <w:trPr>
          <w:trHeight w:val="301"/>
        </w:trPr>
        <w:tc>
          <w:tcPr>
            <w:tcW w:w="1026" w:type="dxa"/>
            <w:tcBorders>
              <w:top w:val="single" w:color="548235" w:sz="4" w:space="0"/>
              <w:left w:val="single" w:color="auto" w:sz="4" w:space="0"/>
              <w:bottom w:val="single" w:color="548235" w:sz="4" w:space="0"/>
              <w:right w:val="nil"/>
            </w:tcBorders>
            <w:noWrap/>
            <w:vAlign w:val="bottom"/>
            <w:hideMark/>
          </w:tcPr>
          <w:p w:rsidRPr="00DC2228" w:rsidR="00DC2228" w:rsidP="00DC2228" w:rsidRDefault="00DC2228" w14:paraId="7A702EB1" w14:textId="77777777">
            <w:pPr>
              <w:spacing w:line="240" w:lineRule="auto"/>
              <w:ind w:firstLine="240" w:firstLineChars="100"/>
              <w:rPr>
                <w:rFonts w:eastAsia="Times New Roman" w:cstheme="minorHAnsi"/>
                <w:color w:val="000000"/>
                <w:szCs w:val="24"/>
              </w:rPr>
            </w:pPr>
            <w:r w:rsidRPr="00DC2228">
              <w:rPr>
                <w:rFonts w:eastAsia="Times New Roman" w:cstheme="minorHAnsi"/>
                <w:color w:val="000000"/>
                <w:szCs w:val="24"/>
              </w:rPr>
              <w:t>Feb</w:t>
            </w:r>
          </w:p>
        </w:tc>
        <w:tc>
          <w:tcPr>
            <w:tcW w:w="1026"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3CBC4858"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14</w:t>
            </w:r>
          </w:p>
        </w:tc>
        <w:tc>
          <w:tcPr>
            <w:tcW w:w="823" w:type="dxa"/>
            <w:tcBorders>
              <w:top w:val="single" w:color="548235" w:sz="4" w:space="0"/>
              <w:left w:val="nil"/>
              <w:bottom w:val="single" w:color="548235" w:sz="4" w:space="0"/>
              <w:right w:val="nil"/>
            </w:tcBorders>
            <w:noWrap/>
            <w:vAlign w:val="bottom"/>
            <w:hideMark/>
          </w:tcPr>
          <w:p w:rsidRPr="00DC2228" w:rsidR="00DC2228" w:rsidP="00DC2228" w:rsidRDefault="00DC2228" w14:paraId="1E301E2E"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7</w:t>
            </w:r>
          </w:p>
        </w:tc>
        <w:tc>
          <w:tcPr>
            <w:tcW w:w="1170"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370285C1"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8</w:t>
            </w:r>
          </w:p>
        </w:tc>
        <w:tc>
          <w:tcPr>
            <w:tcW w:w="1026" w:type="dxa"/>
            <w:tcBorders>
              <w:top w:val="single" w:color="548235" w:sz="4" w:space="0"/>
              <w:left w:val="nil"/>
              <w:bottom w:val="single" w:color="548235" w:sz="4" w:space="0"/>
              <w:right w:val="nil"/>
            </w:tcBorders>
            <w:noWrap/>
            <w:vAlign w:val="bottom"/>
            <w:hideMark/>
          </w:tcPr>
          <w:p w:rsidRPr="00DC2228" w:rsidR="00DC2228" w:rsidP="00DC2228" w:rsidRDefault="00DC2228" w14:paraId="76D21C0B"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64%</w:t>
            </w:r>
          </w:p>
        </w:tc>
        <w:tc>
          <w:tcPr>
            <w:tcW w:w="1026"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758AD784"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36%</w:t>
            </w:r>
          </w:p>
        </w:tc>
        <w:tc>
          <w:tcPr>
            <w:tcW w:w="1026" w:type="dxa"/>
            <w:tcBorders>
              <w:top w:val="single" w:color="548235" w:sz="4" w:space="0"/>
              <w:left w:val="nil"/>
              <w:bottom w:val="single" w:color="548235" w:sz="4" w:space="0"/>
              <w:right w:val="nil"/>
            </w:tcBorders>
            <w:noWrap/>
            <w:vAlign w:val="bottom"/>
            <w:hideMark/>
          </w:tcPr>
          <w:p w:rsidRPr="00DC2228" w:rsidR="00DC2228" w:rsidP="00DC2228" w:rsidRDefault="00DC2228" w14:paraId="6A7AD72A"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0%</w:t>
            </w:r>
          </w:p>
        </w:tc>
        <w:tc>
          <w:tcPr>
            <w:tcW w:w="1026"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059D5BF9"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9</w:t>
            </w:r>
          </w:p>
        </w:tc>
        <w:tc>
          <w:tcPr>
            <w:tcW w:w="1026" w:type="dxa"/>
            <w:tcBorders>
              <w:top w:val="single" w:color="548235" w:sz="4" w:space="0"/>
              <w:left w:val="nil"/>
              <w:bottom w:val="single" w:color="548235" w:sz="4" w:space="0"/>
              <w:right w:val="nil"/>
            </w:tcBorders>
            <w:noWrap/>
            <w:vAlign w:val="bottom"/>
            <w:hideMark/>
          </w:tcPr>
          <w:p w:rsidRPr="00DC2228" w:rsidR="00DC2228" w:rsidP="00DC2228" w:rsidRDefault="00DC2228" w14:paraId="00DE20A6"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5</w:t>
            </w:r>
          </w:p>
        </w:tc>
        <w:tc>
          <w:tcPr>
            <w:tcW w:w="1026"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649734D4"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0</w:t>
            </w:r>
          </w:p>
        </w:tc>
      </w:tr>
      <w:tr w:rsidRPr="00DC2228" w:rsidR="0053569E" w:rsidTr="69DDE2C9" w14:paraId="262C315D" w14:textId="77777777">
        <w:trPr>
          <w:trHeight w:val="301"/>
        </w:trPr>
        <w:tc>
          <w:tcPr>
            <w:tcW w:w="1026" w:type="dxa"/>
            <w:tcBorders>
              <w:top w:val="single" w:color="E2EFDA" w:sz="4" w:space="0"/>
              <w:left w:val="single" w:color="auto" w:sz="4" w:space="0"/>
              <w:bottom w:val="single" w:color="E2EFDA" w:sz="4" w:space="0"/>
              <w:right w:val="nil"/>
            </w:tcBorders>
            <w:noWrap/>
            <w:vAlign w:val="bottom"/>
            <w:hideMark/>
          </w:tcPr>
          <w:p w:rsidRPr="00DC2228" w:rsidR="00DC2228" w:rsidP="00DC2228" w:rsidRDefault="00DC2228" w14:paraId="03D8B2D8" w14:textId="77777777">
            <w:pPr>
              <w:spacing w:line="240" w:lineRule="auto"/>
              <w:ind w:firstLine="240" w:firstLineChars="100"/>
              <w:rPr>
                <w:rFonts w:eastAsia="Times New Roman" w:cstheme="minorHAnsi"/>
                <w:color w:val="000000"/>
                <w:szCs w:val="24"/>
              </w:rPr>
            </w:pPr>
            <w:r w:rsidRPr="00DC2228">
              <w:rPr>
                <w:rFonts w:eastAsia="Times New Roman" w:cstheme="minorHAnsi"/>
                <w:color w:val="000000"/>
                <w:szCs w:val="24"/>
              </w:rPr>
              <w:t>Mar</w:t>
            </w:r>
          </w:p>
        </w:tc>
        <w:tc>
          <w:tcPr>
            <w:tcW w:w="1026"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2B51AD8F"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17</w:t>
            </w:r>
          </w:p>
        </w:tc>
        <w:tc>
          <w:tcPr>
            <w:tcW w:w="823" w:type="dxa"/>
            <w:tcBorders>
              <w:top w:val="single" w:color="E2EFDA" w:sz="4" w:space="0"/>
              <w:left w:val="nil"/>
              <w:bottom w:val="single" w:color="E2EFDA" w:sz="4" w:space="0"/>
              <w:right w:val="nil"/>
            </w:tcBorders>
            <w:noWrap/>
            <w:vAlign w:val="bottom"/>
            <w:hideMark/>
          </w:tcPr>
          <w:p w:rsidRPr="00DC2228" w:rsidR="00DC2228" w:rsidP="00DC2228" w:rsidRDefault="00DC2228" w14:paraId="777C1D6A"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7</w:t>
            </w:r>
          </w:p>
        </w:tc>
        <w:tc>
          <w:tcPr>
            <w:tcW w:w="1170"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6F815CDF"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6</w:t>
            </w:r>
          </w:p>
        </w:tc>
        <w:tc>
          <w:tcPr>
            <w:tcW w:w="1026" w:type="dxa"/>
            <w:tcBorders>
              <w:top w:val="single" w:color="E2EFDA" w:sz="4" w:space="0"/>
              <w:left w:val="nil"/>
              <w:bottom w:val="single" w:color="E2EFDA" w:sz="4" w:space="0"/>
              <w:right w:val="nil"/>
            </w:tcBorders>
            <w:noWrap/>
            <w:vAlign w:val="bottom"/>
            <w:hideMark/>
          </w:tcPr>
          <w:p w:rsidRPr="00DC2228" w:rsidR="00DC2228" w:rsidP="00DC2228" w:rsidRDefault="00DC2228" w14:paraId="50D4D078"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82%</w:t>
            </w:r>
          </w:p>
        </w:tc>
        <w:tc>
          <w:tcPr>
            <w:tcW w:w="1026"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0F4E765F"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18%</w:t>
            </w:r>
          </w:p>
        </w:tc>
        <w:tc>
          <w:tcPr>
            <w:tcW w:w="1026" w:type="dxa"/>
            <w:tcBorders>
              <w:top w:val="single" w:color="E2EFDA" w:sz="4" w:space="0"/>
              <w:left w:val="nil"/>
              <w:bottom w:val="single" w:color="E2EFDA" w:sz="4" w:space="0"/>
              <w:right w:val="nil"/>
            </w:tcBorders>
            <w:noWrap/>
            <w:vAlign w:val="bottom"/>
            <w:hideMark/>
          </w:tcPr>
          <w:p w:rsidRPr="00DC2228" w:rsidR="00DC2228" w:rsidP="00DC2228" w:rsidRDefault="00DC2228" w14:paraId="501FC7C5"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0%</w:t>
            </w:r>
          </w:p>
        </w:tc>
        <w:tc>
          <w:tcPr>
            <w:tcW w:w="1026"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6E3F9F50"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14</w:t>
            </w:r>
          </w:p>
        </w:tc>
        <w:tc>
          <w:tcPr>
            <w:tcW w:w="1026" w:type="dxa"/>
            <w:tcBorders>
              <w:top w:val="single" w:color="E2EFDA" w:sz="4" w:space="0"/>
              <w:left w:val="nil"/>
              <w:bottom w:val="single" w:color="E2EFDA" w:sz="4" w:space="0"/>
              <w:right w:val="nil"/>
            </w:tcBorders>
            <w:noWrap/>
            <w:vAlign w:val="bottom"/>
            <w:hideMark/>
          </w:tcPr>
          <w:p w:rsidRPr="00DC2228" w:rsidR="00DC2228" w:rsidP="00DC2228" w:rsidRDefault="00DC2228" w14:paraId="19CFBC99"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3</w:t>
            </w:r>
          </w:p>
        </w:tc>
        <w:tc>
          <w:tcPr>
            <w:tcW w:w="1026"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5182E8DC"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0</w:t>
            </w:r>
          </w:p>
        </w:tc>
      </w:tr>
      <w:tr w:rsidRPr="00DC2228" w:rsidR="0053569E" w:rsidTr="69DDE2C9" w14:paraId="501BDEE0" w14:textId="77777777">
        <w:trPr>
          <w:trHeight w:val="301"/>
        </w:trPr>
        <w:tc>
          <w:tcPr>
            <w:tcW w:w="1026" w:type="dxa"/>
            <w:tcBorders>
              <w:top w:val="single" w:color="548235" w:sz="4" w:space="0"/>
              <w:left w:val="single" w:color="auto" w:sz="4" w:space="0"/>
              <w:bottom w:val="single" w:color="548235" w:sz="4" w:space="0"/>
              <w:right w:val="nil"/>
            </w:tcBorders>
            <w:noWrap/>
            <w:vAlign w:val="bottom"/>
            <w:hideMark/>
          </w:tcPr>
          <w:p w:rsidRPr="00DC2228" w:rsidR="00DC2228" w:rsidP="00DC2228" w:rsidRDefault="00DC2228" w14:paraId="086E96C7" w14:textId="77777777">
            <w:pPr>
              <w:spacing w:line="240" w:lineRule="auto"/>
              <w:ind w:firstLine="240" w:firstLineChars="100"/>
              <w:rPr>
                <w:rFonts w:eastAsia="Times New Roman" w:cstheme="minorHAnsi"/>
                <w:color w:val="000000"/>
                <w:szCs w:val="24"/>
              </w:rPr>
            </w:pPr>
            <w:r w:rsidRPr="00DC2228">
              <w:rPr>
                <w:rFonts w:eastAsia="Times New Roman" w:cstheme="minorHAnsi"/>
                <w:color w:val="000000"/>
                <w:szCs w:val="24"/>
              </w:rPr>
              <w:t>Apr</w:t>
            </w:r>
          </w:p>
        </w:tc>
        <w:tc>
          <w:tcPr>
            <w:tcW w:w="1026"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159B098B"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11</w:t>
            </w:r>
          </w:p>
        </w:tc>
        <w:tc>
          <w:tcPr>
            <w:tcW w:w="823" w:type="dxa"/>
            <w:tcBorders>
              <w:top w:val="single" w:color="548235" w:sz="4" w:space="0"/>
              <w:left w:val="nil"/>
              <w:bottom w:val="single" w:color="548235" w:sz="4" w:space="0"/>
              <w:right w:val="nil"/>
            </w:tcBorders>
            <w:noWrap/>
            <w:vAlign w:val="bottom"/>
            <w:hideMark/>
          </w:tcPr>
          <w:p w:rsidRPr="00DC2228" w:rsidR="00DC2228" w:rsidP="00DC2228" w:rsidRDefault="00DC2228" w14:paraId="77C9C447"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7</w:t>
            </w:r>
          </w:p>
        </w:tc>
        <w:tc>
          <w:tcPr>
            <w:tcW w:w="1170"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127BCD22"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9</w:t>
            </w:r>
          </w:p>
        </w:tc>
        <w:tc>
          <w:tcPr>
            <w:tcW w:w="1026" w:type="dxa"/>
            <w:tcBorders>
              <w:top w:val="single" w:color="548235" w:sz="4" w:space="0"/>
              <w:left w:val="nil"/>
              <w:bottom w:val="single" w:color="548235" w:sz="4" w:space="0"/>
              <w:right w:val="nil"/>
            </w:tcBorders>
            <w:noWrap/>
            <w:vAlign w:val="bottom"/>
            <w:hideMark/>
          </w:tcPr>
          <w:p w:rsidRPr="00DC2228" w:rsidR="00DC2228" w:rsidP="00DC2228" w:rsidRDefault="00DC2228" w14:paraId="32795636"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82%</w:t>
            </w:r>
          </w:p>
        </w:tc>
        <w:tc>
          <w:tcPr>
            <w:tcW w:w="1026"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73ED2CAE"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9%</w:t>
            </w:r>
          </w:p>
        </w:tc>
        <w:tc>
          <w:tcPr>
            <w:tcW w:w="1026" w:type="dxa"/>
            <w:tcBorders>
              <w:top w:val="single" w:color="548235" w:sz="4" w:space="0"/>
              <w:left w:val="nil"/>
              <w:bottom w:val="single" w:color="548235" w:sz="4" w:space="0"/>
              <w:right w:val="nil"/>
            </w:tcBorders>
            <w:noWrap/>
            <w:vAlign w:val="bottom"/>
            <w:hideMark/>
          </w:tcPr>
          <w:p w:rsidRPr="00DC2228" w:rsidR="00DC2228" w:rsidP="00DC2228" w:rsidRDefault="00DC2228" w14:paraId="6CD811F5"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9%</w:t>
            </w:r>
          </w:p>
        </w:tc>
        <w:tc>
          <w:tcPr>
            <w:tcW w:w="1026"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3835E2DC"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9</w:t>
            </w:r>
          </w:p>
        </w:tc>
        <w:tc>
          <w:tcPr>
            <w:tcW w:w="1026" w:type="dxa"/>
            <w:tcBorders>
              <w:top w:val="single" w:color="548235" w:sz="4" w:space="0"/>
              <w:left w:val="nil"/>
              <w:bottom w:val="single" w:color="548235" w:sz="4" w:space="0"/>
              <w:right w:val="nil"/>
            </w:tcBorders>
            <w:noWrap/>
            <w:vAlign w:val="bottom"/>
            <w:hideMark/>
          </w:tcPr>
          <w:p w:rsidRPr="00DC2228" w:rsidR="00DC2228" w:rsidP="00DC2228" w:rsidRDefault="00DC2228" w14:paraId="064CD955"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1</w:t>
            </w:r>
          </w:p>
        </w:tc>
        <w:tc>
          <w:tcPr>
            <w:tcW w:w="1026"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4D3A4953"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1</w:t>
            </w:r>
          </w:p>
        </w:tc>
      </w:tr>
      <w:tr w:rsidRPr="00DC2228" w:rsidR="0053569E" w:rsidTr="69DDE2C9" w14:paraId="6F050F52" w14:textId="77777777">
        <w:trPr>
          <w:trHeight w:val="301"/>
        </w:trPr>
        <w:tc>
          <w:tcPr>
            <w:tcW w:w="1026" w:type="dxa"/>
            <w:tcBorders>
              <w:top w:val="single" w:color="E2EFDA" w:sz="4" w:space="0"/>
              <w:left w:val="single" w:color="auto" w:sz="4" w:space="0"/>
              <w:bottom w:val="single" w:color="E2EFDA" w:sz="4" w:space="0"/>
              <w:right w:val="nil"/>
            </w:tcBorders>
            <w:noWrap/>
            <w:vAlign w:val="bottom"/>
            <w:hideMark/>
          </w:tcPr>
          <w:p w:rsidRPr="00DC2228" w:rsidR="00DC2228" w:rsidP="00DC2228" w:rsidRDefault="00DC2228" w14:paraId="58421C87" w14:textId="77777777">
            <w:pPr>
              <w:spacing w:line="240" w:lineRule="auto"/>
              <w:ind w:firstLine="240" w:firstLineChars="100"/>
              <w:rPr>
                <w:rFonts w:eastAsia="Times New Roman" w:cstheme="minorHAnsi"/>
                <w:color w:val="000000"/>
                <w:szCs w:val="24"/>
              </w:rPr>
            </w:pPr>
            <w:r w:rsidRPr="00DC2228">
              <w:rPr>
                <w:rFonts w:eastAsia="Times New Roman" w:cstheme="minorHAnsi"/>
                <w:color w:val="000000"/>
                <w:szCs w:val="24"/>
              </w:rPr>
              <w:t>May</w:t>
            </w:r>
          </w:p>
        </w:tc>
        <w:tc>
          <w:tcPr>
            <w:tcW w:w="1026"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7B4D491F"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19</w:t>
            </w:r>
          </w:p>
        </w:tc>
        <w:tc>
          <w:tcPr>
            <w:tcW w:w="823" w:type="dxa"/>
            <w:tcBorders>
              <w:top w:val="single" w:color="E2EFDA" w:sz="4" w:space="0"/>
              <w:left w:val="nil"/>
              <w:bottom w:val="single" w:color="E2EFDA" w:sz="4" w:space="0"/>
              <w:right w:val="nil"/>
            </w:tcBorders>
            <w:noWrap/>
            <w:vAlign w:val="bottom"/>
            <w:hideMark/>
          </w:tcPr>
          <w:p w:rsidRPr="00DC2228" w:rsidR="00DC2228" w:rsidP="00DC2228" w:rsidRDefault="00DC2228" w14:paraId="5EFB218C"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7</w:t>
            </w:r>
          </w:p>
        </w:tc>
        <w:tc>
          <w:tcPr>
            <w:tcW w:w="1170"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6342D84A"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9</w:t>
            </w:r>
          </w:p>
        </w:tc>
        <w:tc>
          <w:tcPr>
            <w:tcW w:w="1026" w:type="dxa"/>
            <w:tcBorders>
              <w:top w:val="single" w:color="E2EFDA" w:sz="4" w:space="0"/>
              <w:left w:val="nil"/>
              <w:bottom w:val="single" w:color="E2EFDA" w:sz="4" w:space="0"/>
              <w:right w:val="nil"/>
            </w:tcBorders>
            <w:noWrap/>
            <w:vAlign w:val="bottom"/>
            <w:hideMark/>
          </w:tcPr>
          <w:p w:rsidRPr="00DC2228" w:rsidR="00DC2228" w:rsidP="00DC2228" w:rsidRDefault="00DC2228" w14:paraId="16708652"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53%</w:t>
            </w:r>
          </w:p>
        </w:tc>
        <w:tc>
          <w:tcPr>
            <w:tcW w:w="1026"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75DDBFCB"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42%</w:t>
            </w:r>
          </w:p>
        </w:tc>
        <w:tc>
          <w:tcPr>
            <w:tcW w:w="1026" w:type="dxa"/>
            <w:tcBorders>
              <w:top w:val="single" w:color="E2EFDA" w:sz="4" w:space="0"/>
              <w:left w:val="nil"/>
              <w:bottom w:val="single" w:color="E2EFDA" w:sz="4" w:space="0"/>
              <w:right w:val="nil"/>
            </w:tcBorders>
            <w:noWrap/>
            <w:vAlign w:val="bottom"/>
            <w:hideMark/>
          </w:tcPr>
          <w:p w:rsidRPr="00DC2228" w:rsidR="00DC2228" w:rsidP="00DC2228" w:rsidRDefault="00DC2228" w14:paraId="5713BDF0"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5%</w:t>
            </w:r>
          </w:p>
        </w:tc>
        <w:tc>
          <w:tcPr>
            <w:tcW w:w="1026"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2B6A8F4F"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10</w:t>
            </w:r>
          </w:p>
        </w:tc>
        <w:tc>
          <w:tcPr>
            <w:tcW w:w="1026" w:type="dxa"/>
            <w:tcBorders>
              <w:top w:val="single" w:color="E2EFDA" w:sz="4" w:space="0"/>
              <w:left w:val="nil"/>
              <w:bottom w:val="single" w:color="E2EFDA" w:sz="4" w:space="0"/>
              <w:right w:val="nil"/>
            </w:tcBorders>
            <w:noWrap/>
            <w:vAlign w:val="bottom"/>
            <w:hideMark/>
          </w:tcPr>
          <w:p w:rsidRPr="00DC2228" w:rsidR="00DC2228" w:rsidP="00DC2228" w:rsidRDefault="00DC2228" w14:paraId="32088B7D"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8</w:t>
            </w:r>
          </w:p>
        </w:tc>
        <w:tc>
          <w:tcPr>
            <w:tcW w:w="1026"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0CDC0052"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1</w:t>
            </w:r>
          </w:p>
        </w:tc>
      </w:tr>
      <w:tr w:rsidRPr="00DC2228" w:rsidR="0053569E" w:rsidTr="69DDE2C9" w14:paraId="56F99445" w14:textId="77777777">
        <w:trPr>
          <w:trHeight w:val="301"/>
        </w:trPr>
        <w:tc>
          <w:tcPr>
            <w:tcW w:w="1026" w:type="dxa"/>
            <w:tcBorders>
              <w:top w:val="single" w:color="548235" w:sz="4" w:space="0"/>
              <w:left w:val="single" w:color="auto" w:sz="4" w:space="0"/>
              <w:bottom w:val="single" w:color="548235" w:sz="4" w:space="0"/>
              <w:right w:val="nil"/>
            </w:tcBorders>
            <w:noWrap/>
            <w:vAlign w:val="bottom"/>
            <w:hideMark/>
          </w:tcPr>
          <w:p w:rsidRPr="00DC2228" w:rsidR="00DC2228" w:rsidP="00DC2228" w:rsidRDefault="00DC2228" w14:paraId="3029AC35" w14:textId="77777777">
            <w:pPr>
              <w:spacing w:line="240" w:lineRule="auto"/>
              <w:ind w:firstLine="240" w:firstLineChars="100"/>
              <w:rPr>
                <w:rFonts w:eastAsia="Times New Roman" w:cstheme="minorHAnsi"/>
                <w:color w:val="000000"/>
                <w:szCs w:val="24"/>
              </w:rPr>
            </w:pPr>
            <w:r w:rsidRPr="00DC2228">
              <w:rPr>
                <w:rFonts w:eastAsia="Times New Roman" w:cstheme="minorHAnsi"/>
                <w:color w:val="000000"/>
                <w:szCs w:val="24"/>
              </w:rPr>
              <w:t>Jun</w:t>
            </w:r>
          </w:p>
        </w:tc>
        <w:tc>
          <w:tcPr>
            <w:tcW w:w="1026"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49C04AFD"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33</w:t>
            </w:r>
          </w:p>
        </w:tc>
        <w:tc>
          <w:tcPr>
            <w:tcW w:w="823" w:type="dxa"/>
            <w:tcBorders>
              <w:top w:val="single" w:color="548235" w:sz="4" w:space="0"/>
              <w:left w:val="nil"/>
              <w:bottom w:val="single" w:color="548235" w:sz="4" w:space="0"/>
              <w:right w:val="nil"/>
            </w:tcBorders>
            <w:noWrap/>
            <w:vAlign w:val="bottom"/>
            <w:hideMark/>
          </w:tcPr>
          <w:p w:rsidRPr="00DC2228" w:rsidR="00DC2228" w:rsidP="00DC2228" w:rsidRDefault="00DC2228" w14:paraId="7109AEAA"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7</w:t>
            </w:r>
          </w:p>
        </w:tc>
        <w:tc>
          <w:tcPr>
            <w:tcW w:w="1170"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1B7E9909"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4</w:t>
            </w:r>
          </w:p>
        </w:tc>
        <w:tc>
          <w:tcPr>
            <w:tcW w:w="1026" w:type="dxa"/>
            <w:tcBorders>
              <w:top w:val="single" w:color="548235" w:sz="4" w:space="0"/>
              <w:left w:val="nil"/>
              <w:bottom w:val="single" w:color="548235" w:sz="4" w:space="0"/>
              <w:right w:val="nil"/>
            </w:tcBorders>
            <w:noWrap/>
            <w:vAlign w:val="bottom"/>
            <w:hideMark/>
          </w:tcPr>
          <w:p w:rsidRPr="00DC2228" w:rsidR="00DC2228" w:rsidP="00DC2228" w:rsidRDefault="00DC2228" w14:paraId="62C1A9B0"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94%</w:t>
            </w:r>
          </w:p>
        </w:tc>
        <w:tc>
          <w:tcPr>
            <w:tcW w:w="1026"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3A97A05A"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6%</w:t>
            </w:r>
          </w:p>
        </w:tc>
        <w:tc>
          <w:tcPr>
            <w:tcW w:w="1026" w:type="dxa"/>
            <w:tcBorders>
              <w:top w:val="single" w:color="548235" w:sz="4" w:space="0"/>
              <w:left w:val="nil"/>
              <w:bottom w:val="single" w:color="548235" w:sz="4" w:space="0"/>
              <w:right w:val="nil"/>
            </w:tcBorders>
            <w:noWrap/>
            <w:vAlign w:val="bottom"/>
            <w:hideMark/>
          </w:tcPr>
          <w:p w:rsidRPr="00DC2228" w:rsidR="00DC2228" w:rsidP="00DC2228" w:rsidRDefault="00DC2228" w14:paraId="65EF673F"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0%</w:t>
            </w:r>
          </w:p>
        </w:tc>
        <w:tc>
          <w:tcPr>
            <w:tcW w:w="1026"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2C58D1D3"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31</w:t>
            </w:r>
          </w:p>
        </w:tc>
        <w:tc>
          <w:tcPr>
            <w:tcW w:w="1026" w:type="dxa"/>
            <w:tcBorders>
              <w:top w:val="single" w:color="548235" w:sz="4" w:space="0"/>
              <w:left w:val="nil"/>
              <w:bottom w:val="single" w:color="548235" w:sz="4" w:space="0"/>
              <w:right w:val="nil"/>
            </w:tcBorders>
            <w:noWrap/>
            <w:vAlign w:val="bottom"/>
            <w:hideMark/>
          </w:tcPr>
          <w:p w:rsidRPr="00DC2228" w:rsidR="00DC2228" w:rsidP="00DC2228" w:rsidRDefault="00DC2228" w14:paraId="667661BE"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2</w:t>
            </w:r>
          </w:p>
        </w:tc>
        <w:tc>
          <w:tcPr>
            <w:tcW w:w="1026"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6690AAE9"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0</w:t>
            </w:r>
          </w:p>
        </w:tc>
      </w:tr>
      <w:tr w:rsidRPr="00DC2228" w:rsidR="0053569E" w:rsidTr="69DDE2C9" w14:paraId="351B693E" w14:textId="77777777">
        <w:trPr>
          <w:trHeight w:val="301"/>
        </w:trPr>
        <w:tc>
          <w:tcPr>
            <w:tcW w:w="1026" w:type="dxa"/>
            <w:tcBorders>
              <w:top w:val="single" w:color="E2EFDA" w:sz="4" w:space="0"/>
              <w:left w:val="single" w:color="auto" w:sz="4" w:space="0"/>
              <w:bottom w:val="single" w:color="E2EFDA" w:sz="4" w:space="0"/>
              <w:right w:val="nil"/>
            </w:tcBorders>
            <w:noWrap/>
            <w:vAlign w:val="bottom"/>
            <w:hideMark/>
          </w:tcPr>
          <w:p w:rsidRPr="00DC2228" w:rsidR="00DC2228" w:rsidP="00DC2228" w:rsidRDefault="00DC2228" w14:paraId="3FB9FCEC" w14:textId="77777777">
            <w:pPr>
              <w:spacing w:line="240" w:lineRule="auto"/>
              <w:ind w:firstLine="240" w:firstLineChars="100"/>
              <w:rPr>
                <w:rFonts w:eastAsia="Times New Roman" w:cstheme="minorHAnsi"/>
                <w:color w:val="000000"/>
                <w:szCs w:val="24"/>
              </w:rPr>
            </w:pPr>
            <w:r w:rsidRPr="00DC2228">
              <w:rPr>
                <w:rFonts w:eastAsia="Times New Roman" w:cstheme="minorHAnsi"/>
                <w:color w:val="000000"/>
                <w:szCs w:val="24"/>
              </w:rPr>
              <w:t>Jul</w:t>
            </w:r>
          </w:p>
        </w:tc>
        <w:tc>
          <w:tcPr>
            <w:tcW w:w="1026"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5D28CC1D"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32</w:t>
            </w:r>
          </w:p>
        </w:tc>
        <w:tc>
          <w:tcPr>
            <w:tcW w:w="823" w:type="dxa"/>
            <w:tcBorders>
              <w:top w:val="single" w:color="E2EFDA" w:sz="4" w:space="0"/>
              <w:left w:val="nil"/>
              <w:bottom w:val="single" w:color="E2EFDA" w:sz="4" w:space="0"/>
              <w:right w:val="nil"/>
            </w:tcBorders>
            <w:noWrap/>
            <w:vAlign w:val="bottom"/>
            <w:hideMark/>
          </w:tcPr>
          <w:p w:rsidRPr="00DC2228" w:rsidR="00DC2228" w:rsidP="00DC2228" w:rsidRDefault="00DC2228" w14:paraId="012B6156"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7</w:t>
            </w:r>
          </w:p>
        </w:tc>
        <w:tc>
          <w:tcPr>
            <w:tcW w:w="1170"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7841C9D3"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7</w:t>
            </w:r>
          </w:p>
        </w:tc>
        <w:tc>
          <w:tcPr>
            <w:tcW w:w="1026" w:type="dxa"/>
            <w:tcBorders>
              <w:top w:val="single" w:color="E2EFDA" w:sz="4" w:space="0"/>
              <w:left w:val="nil"/>
              <w:bottom w:val="single" w:color="E2EFDA" w:sz="4" w:space="0"/>
              <w:right w:val="nil"/>
            </w:tcBorders>
            <w:noWrap/>
            <w:vAlign w:val="bottom"/>
            <w:hideMark/>
          </w:tcPr>
          <w:p w:rsidRPr="00DC2228" w:rsidR="00DC2228" w:rsidP="00DC2228" w:rsidRDefault="00DC2228" w14:paraId="0EE89C97"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72%</w:t>
            </w:r>
          </w:p>
        </w:tc>
        <w:tc>
          <w:tcPr>
            <w:tcW w:w="1026"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0CCC1251"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25%</w:t>
            </w:r>
          </w:p>
        </w:tc>
        <w:tc>
          <w:tcPr>
            <w:tcW w:w="1026" w:type="dxa"/>
            <w:tcBorders>
              <w:top w:val="single" w:color="E2EFDA" w:sz="4" w:space="0"/>
              <w:left w:val="nil"/>
              <w:bottom w:val="single" w:color="E2EFDA" w:sz="4" w:space="0"/>
              <w:right w:val="nil"/>
            </w:tcBorders>
            <w:noWrap/>
            <w:vAlign w:val="bottom"/>
            <w:hideMark/>
          </w:tcPr>
          <w:p w:rsidRPr="00DC2228" w:rsidR="00DC2228" w:rsidP="00DC2228" w:rsidRDefault="00DC2228" w14:paraId="0BE76F84"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3%</w:t>
            </w:r>
          </w:p>
        </w:tc>
        <w:tc>
          <w:tcPr>
            <w:tcW w:w="1026"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48ADD65F"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23</w:t>
            </w:r>
          </w:p>
        </w:tc>
        <w:tc>
          <w:tcPr>
            <w:tcW w:w="1026" w:type="dxa"/>
            <w:tcBorders>
              <w:top w:val="single" w:color="E2EFDA" w:sz="4" w:space="0"/>
              <w:left w:val="nil"/>
              <w:bottom w:val="single" w:color="E2EFDA" w:sz="4" w:space="0"/>
              <w:right w:val="nil"/>
            </w:tcBorders>
            <w:noWrap/>
            <w:vAlign w:val="bottom"/>
            <w:hideMark/>
          </w:tcPr>
          <w:p w:rsidRPr="00DC2228" w:rsidR="00DC2228" w:rsidP="00DC2228" w:rsidRDefault="00DC2228" w14:paraId="5005D5EC"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8</w:t>
            </w:r>
          </w:p>
        </w:tc>
        <w:tc>
          <w:tcPr>
            <w:tcW w:w="1026" w:type="dxa"/>
            <w:tcBorders>
              <w:top w:val="single" w:color="E2EFDA" w:sz="4" w:space="0"/>
              <w:left w:val="single" w:color="548235" w:sz="4" w:space="0"/>
              <w:bottom w:val="single" w:color="E2EFDA" w:sz="4" w:space="0"/>
              <w:right w:val="single" w:color="548235" w:sz="4" w:space="0"/>
            </w:tcBorders>
            <w:noWrap/>
            <w:vAlign w:val="bottom"/>
            <w:hideMark/>
          </w:tcPr>
          <w:p w:rsidRPr="00DC2228" w:rsidR="00DC2228" w:rsidP="00DC2228" w:rsidRDefault="00DC2228" w14:paraId="0AECAFA8"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1</w:t>
            </w:r>
          </w:p>
        </w:tc>
      </w:tr>
      <w:tr w:rsidRPr="00DC2228" w:rsidR="0053569E" w:rsidTr="69DDE2C9" w14:paraId="7EA5F5AC" w14:textId="77777777">
        <w:trPr>
          <w:trHeight w:val="301"/>
        </w:trPr>
        <w:tc>
          <w:tcPr>
            <w:tcW w:w="1026" w:type="dxa"/>
            <w:tcBorders>
              <w:top w:val="single" w:color="548235" w:sz="4" w:space="0"/>
              <w:left w:val="single" w:color="auto" w:sz="4" w:space="0"/>
              <w:bottom w:val="single" w:color="548235" w:sz="4" w:space="0"/>
              <w:right w:val="nil"/>
            </w:tcBorders>
            <w:noWrap/>
            <w:vAlign w:val="bottom"/>
            <w:hideMark/>
          </w:tcPr>
          <w:p w:rsidRPr="00DC2228" w:rsidR="00DC2228" w:rsidP="00DC2228" w:rsidRDefault="00DC2228" w14:paraId="77A1459D" w14:textId="77777777">
            <w:pPr>
              <w:spacing w:line="240" w:lineRule="auto"/>
              <w:ind w:firstLine="240" w:firstLineChars="100"/>
              <w:rPr>
                <w:rFonts w:eastAsia="Times New Roman" w:cstheme="minorHAnsi"/>
                <w:color w:val="000000"/>
                <w:szCs w:val="24"/>
              </w:rPr>
            </w:pPr>
            <w:r w:rsidRPr="00DC2228">
              <w:rPr>
                <w:rFonts w:eastAsia="Times New Roman" w:cstheme="minorHAnsi"/>
                <w:color w:val="000000"/>
                <w:szCs w:val="24"/>
              </w:rPr>
              <w:t>Aug</w:t>
            </w:r>
          </w:p>
        </w:tc>
        <w:tc>
          <w:tcPr>
            <w:tcW w:w="1026"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00F88CED"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33</w:t>
            </w:r>
          </w:p>
        </w:tc>
        <w:tc>
          <w:tcPr>
            <w:tcW w:w="823" w:type="dxa"/>
            <w:tcBorders>
              <w:top w:val="single" w:color="548235" w:sz="4" w:space="0"/>
              <w:left w:val="nil"/>
              <w:bottom w:val="single" w:color="548235" w:sz="4" w:space="0"/>
              <w:right w:val="nil"/>
            </w:tcBorders>
            <w:noWrap/>
            <w:vAlign w:val="bottom"/>
            <w:hideMark/>
          </w:tcPr>
          <w:p w:rsidRPr="00DC2228" w:rsidR="00DC2228" w:rsidP="00DC2228" w:rsidRDefault="00DC2228" w14:paraId="5A43215C"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7</w:t>
            </w:r>
          </w:p>
        </w:tc>
        <w:tc>
          <w:tcPr>
            <w:tcW w:w="1170"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5C63A847"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7</w:t>
            </w:r>
          </w:p>
        </w:tc>
        <w:tc>
          <w:tcPr>
            <w:tcW w:w="1026" w:type="dxa"/>
            <w:tcBorders>
              <w:top w:val="single" w:color="548235" w:sz="4" w:space="0"/>
              <w:left w:val="nil"/>
              <w:bottom w:val="single" w:color="548235" w:sz="4" w:space="0"/>
              <w:right w:val="nil"/>
            </w:tcBorders>
            <w:noWrap/>
            <w:vAlign w:val="bottom"/>
            <w:hideMark/>
          </w:tcPr>
          <w:p w:rsidRPr="00DC2228" w:rsidR="00DC2228" w:rsidP="00DC2228" w:rsidRDefault="00DC2228" w14:paraId="763B99A3"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85%</w:t>
            </w:r>
          </w:p>
        </w:tc>
        <w:tc>
          <w:tcPr>
            <w:tcW w:w="1026"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6781E6FE"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6%</w:t>
            </w:r>
          </w:p>
        </w:tc>
        <w:tc>
          <w:tcPr>
            <w:tcW w:w="1026" w:type="dxa"/>
            <w:tcBorders>
              <w:top w:val="single" w:color="548235" w:sz="4" w:space="0"/>
              <w:left w:val="nil"/>
              <w:bottom w:val="single" w:color="548235" w:sz="4" w:space="0"/>
              <w:right w:val="nil"/>
            </w:tcBorders>
            <w:noWrap/>
            <w:vAlign w:val="bottom"/>
            <w:hideMark/>
          </w:tcPr>
          <w:p w:rsidRPr="00DC2228" w:rsidR="00DC2228" w:rsidP="00DC2228" w:rsidRDefault="00DC2228" w14:paraId="7D8783F3"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9%</w:t>
            </w:r>
          </w:p>
        </w:tc>
        <w:tc>
          <w:tcPr>
            <w:tcW w:w="1026"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52DDEDC6"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28</w:t>
            </w:r>
          </w:p>
        </w:tc>
        <w:tc>
          <w:tcPr>
            <w:tcW w:w="1026" w:type="dxa"/>
            <w:tcBorders>
              <w:top w:val="single" w:color="548235" w:sz="4" w:space="0"/>
              <w:left w:val="nil"/>
              <w:bottom w:val="single" w:color="548235" w:sz="4" w:space="0"/>
              <w:right w:val="nil"/>
            </w:tcBorders>
            <w:noWrap/>
            <w:vAlign w:val="bottom"/>
            <w:hideMark/>
          </w:tcPr>
          <w:p w:rsidRPr="00DC2228" w:rsidR="00DC2228" w:rsidP="00DC2228" w:rsidRDefault="00DC2228" w14:paraId="26F79F5F"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2</w:t>
            </w:r>
          </w:p>
        </w:tc>
        <w:tc>
          <w:tcPr>
            <w:tcW w:w="1026" w:type="dxa"/>
            <w:tcBorders>
              <w:top w:val="single" w:color="548235" w:sz="4" w:space="0"/>
              <w:left w:val="single" w:color="548235" w:sz="4" w:space="0"/>
              <w:bottom w:val="single" w:color="548235" w:sz="4" w:space="0"/>
              <w:right w:val="single" w:color="548235" w:sz="4" w:space="0"/>
            </w:tcBorders>
            <w:noWrap/>
            <w:vAlign w:val="bottom"/>
            <w:hideMark/>
          </w:tcPr>
          <w:p w:rsidRPr="00DC2228" w:rsidR="00DC2228" w:rsidP="00DC2228" w:rsidRDefault="00DC2228" w14:paraId="04A9BC35" w14:textId="77777777">
            <w:pPr>
              <w:spacing w:line="240" w:lineRule="auto"/>
              <w:jc w:val="right"/>
              <w:rPr>
                <w:rFonts w:eastAsia="Times New Roman" w:cstheme="minorHAnsi"/>
                <w:color w:val="000000"/>
                <w:szCs w:val="24"/>
              </w:rPr>
            </w:pPr>
            <w:r w:rsidRPr="00DC2228">
              <w:rPr>
                <w:rFonts w:eastAsia="Times New Roman" w:cstheme="minorHAnsi"/>
                <w:color w:val="000000"/>
                <w:szCs w:val="24"/>
              </w:rPr>
              <w:t>3</w:t>
            </w:r>
          </w:p>
        </w:tc>
      </w:tr>
    </w:tbl>
    <w:p w:rsidR="00E622DF" w:rsidP="0069706F" w:rsidRDefault="00E622DF" w14:paraId="03CE3EA6" w14:textId="77777777">
      <w:pPr>
        <w:rPr>
          <w:rStyle w:val="normaltextrun"/>
        </w:rPr>
      </w:pPr>
    </w:p>
    <w:p w:rsidR="00A54459" w:rsidP="0069706F" w:rsidRDefault="00C50B81" w14:paraId="66AFD26D" w14:textId="2743F4EB">
      <w:pPr>
        <w:rPr>
          <w:rStyle w:val="normaltextrun"/>
        </w:rPr>
      </w:pPr>
      <w:r>
        <w:rPr>
          <w:rStyle w:val="normaltextrun"/>
        </w:rPr>
        <w:t xml:space="preserve">This is the rabbit </w:t>
      </w:r>
      <w:r w:rsidR="0035744C">
        <w:rPr>
          <w:rStyle w:val="normaltextrun"/>
        </w:rPr>
        <w:t>spay report for 2025.</w:t>
      </w:r>
    </w:p>
    <w:p w:rsidR="000E1151" w:rsidP="0069706F" w:rsidRDefault="000E1151" w14:paraId="1D3BA814" w14:textId="77777777">
      <w:pPr>
        <w:rPr>
          <w:rStyle w:val="normaltextrun"/>
        </w:rPr>
      </w:pPr>
    </w:p>
    <w:p w:rsidR="000E1151" w:rsidP="0069706F" w:rsidRDefault="000E1151" w14:paraId="1AB20200" w14:textId="615273D4">
      <w:pPr>
        <w:rPr>
          <w:rStyle w:val="normaltextrun"/>
        </w:rPr>
      </w:pPr>
      <w:r w:rsidRPr="000E1151">
        <w:rPr>
          <w:rStyle w:val="normaltextrun"/>
          <w:noProof/>
        </w:rPr>
        <w:drawing>
          <wp:inline distT="0" distB="0" distL="0" distR="0" wp14:anchorId="33326568" wp14:editId="694B430D">
            <wp:extent cx="5943600" cy="2352675"/>
            <wp:effectExtent l="0" t="0" r="0" b="9525"/>
            <wp:docPr id="156553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34589" name=""/>
                    <pic:cNvPicPr/>
                  </pic:nvPicPr>
                  <pic:blipFill>
                    <a:blip r:embed="rId14"/>
                    <a:stretch>
                      <a:fillRect/>
                    </a:stretch>
                  </pic:blipFill>
                  <pic:spPr>
                    <a:xfrm>
                      <a:off x="0" y="0"/>
                      <a:ext cx="5943600" cy="2352675"/>
                    </a:xfrm>
                    <a:prstGeom prst="rect">
                      <a:avLst/>
                    </a:prstGeom>
                  </pic:spPr>
                </pic:pic>
              </a:graphicData>
            </a:graphic>
          </wp:inline>
        </w:drawing>
      </w:r>
    </w:p>
    <w:p w:rsidR="00A54459" w:rsidP="0069706F" w:rsidRDefault="00A54459" w14:paraId="0897578D" w14:textId="77777777">
      <w:pPr>
        <w:rPr>
          <w:rStyle w:val="normaltextrun"/>
        </w:rPr>
      </w:pPr>
    </w:p>
    <w:p w:rsidR="00EE6577" w:rsidP="0069706F" w:rsidRDefault="000E1151" w14:paraId="4E63D129" w14:textId="25BB7664">
      <w:pPr>
        <w:rPr>
          <w:rStyle w:val="normaltextrun"/>
        </w:rPr>
      </w:pPr>
      <w:r>
        <w:rPr>
          <w:rStyle w:val="normaltextrun"/>
        </w:rPr>
        <w:t xml:space="preserve">By double-clicking the table provided, the </w:t>
      </w:r>
      <w:r w:rsidR="0035744C">
        <w:rPr>
          <w:rStyle w:val="normaltextrun"/>
        </w:rPr>
        <w:t xml:space="preserve">viewer </w:t>
      </w:r>
      <w:proofErr w:type="gramStart"/>
      <w:r w:rsidR="0035744C">
        <w:rPr>
          <w:rStyle w:val="normaltextrun"/>
        </w:rPr>
        <w:t>is able to</w:t>
      </w:r>
      <w:proofErr w:type="gramEnd"/>
      <w:r w:rsidR="0035744C">
        <w:rPr>
          <w:rStyle w:val="normaltextrun"/>
        </w:rPr>
        <w:t xml:space="preserve"> review the outlier value for December. </w:t>
      </w:r>
    </w:p>
    <w:p w:rsidR="00591FE9" w:rsidP="0069706F" w:rsidRDefault="00591FE9" w14:paraId="504A3FC5" w14:textId="77777777">
      <w:pPr>
        <w:rPr>
          <w:rStyle w:val="normaltextrun"/>
        </w:rPr>
      </w:pPr>
    </w:p>
    <w:tbl>
      <w:tblPr>
        <w:tblW w:w="6542" w:type="dxa"/>
        <w:tblInd w:w="5" w:type="dxa"/>
        <w:tblLayout w:type="fixed"/>
        <w:tblLook w:val="04A0" w:firstRow="1" w:lastRow="0" w:firstColumn="1" w:lastColumn="0" w:noHBand="0" w:noVBand="1"/>
      </w:tblPr>
      <w:tblGrid>
        <w:gridCol w:w="1776"/>
        <w:gridCol w:w="1776"/>
        <w:gridCol w:w="1213"/>
        <w:gridCol w:w="1777"/>
      </w:tblGrid>
      <w:tr w:rsidRPr="00591FE9" w:rsidR="007E0319" w:rsidTr="007E0319" w14:paraId="3009FE0E" w14:textId="77777777">
        <w:trPr>
          <w:trHeight w:val="301"/>
        </w:trPr>
        <w:tc>
          <w:tcPr>
            <w:tcW w:w="1776" w:type="dxa"/>
            <w:tcBorders>
              <w:top w:val="single" w:color="8EA9DB" w:sz="4" w:space="0"/>
              <w:left w:val="nil"/>
              <w:bottom w:val="single" w:color="8EA9DB" w:sz="4" w:space="0"/>
              <w:right w:val="nil"/>
            </w:tcBorders>
            <w:shd w:val="clear" w:color="4472C4" w:fill="4472C4"/>
            <w:noWrap/>
            <w:vAlign w:val="bottom"/>
            <w:hideMark/>
          </w:tcPr>
          <w:p w:rsidRPr="00591FE9" w:rsidR="007E0319" w:rsidP="00591FE9" w:rsidRDefault="007E0319" w14:paraId="6404BDF9" w14:textId="77777777">
            <w:pPr>
              <w:spacing w:line="240" w:lineRule="auto"/>
              <w:rPr>
                <w:rFonts w:ascii="Calibri" w:hAnsi="Calibri" w:eastAsia="Times New Roman" w:cs="Calibri"/>
                <w:b/>
                <w:bCs/>
                <w:color w:val="FFFFFF"/>
                <w:sz w:val="22"/>
              </w:rPr>
            </w:pPr>
            <w:proofErr w:type="spellStart"/>
            <w:r w:rsidRPr="00591FE9">
              <w:rPr>
                <w:rFonts w:ascii="Calibri" w:hAnsi="Calibri" w:eastAsia="Times New Roman" w:cs="Calibri"/>
                <w:b/>
                <w:bCs/>
                <w:color w:val="FFFFFF"/>
                <w:sz w:val="22"/>
              </w:rPr>
              <w:t>IntakeDate</w:t>
            </w:r>
            <w:proofErr w:type="spellEnd"/>
          </w:p>
        </w:tc>
        <w:tc>
          <w:tcPr>
            <w:tcW w:w="1776" w:type="dxa"/>
            <w:tcBorders>
              <w:top w:val="single" w:color="8EA9DB" w:sz="4" w:space="0"/>
              <w:left w:val="nil"/>
              <w:bottom w:val="single" w:color="8EA9DB" w:sz="4" w:space="0"/>
              <w:right w:val="nil"/>
            </w:tcBorders>
            <w:shd w:val="clear" w:color="4472C4" w:fill="4472C4"/>
            <w:noWrap/>
            <w:vAlign w:val="bottom"/>
            <w:hideMark/>
          </w:tcPr>
          <w:p w:rsidRPr="00591FE9" w:rsidR="007E0319" w:rsidP="00591FE9" w:rsidRDefault="007E0319" w14:paraId="32CE5BBC" w14:textId="77777777">
            <w:pPr>
              <w:spacing w:line="240" w:lineRule="auto"/>
              <w:rPr>
                <w:rFonts w:ascii="Calibri" w:hAnsi="Calibri" w:eastAsia="Times New Roman" w:cs="Calibri"/>
                <w:b/>
                <w:bCs/>
                <w:color w:val="FFFFFF"/>
                <w:sz w:val="22"/>
              </w:rPr>
            </w:pPr>
            <w:proofErr w:type="spellStart"/>
            <w:r w:rsidRPr="00591FE9">
              <w:rPr>
                <w:rFonts w:ascii="Calibri" w:hAnsi="Calibri" w:eastAsia="Times New Roman" w:cs="Calibri"/>
                <w:b/>
                <w:bCs/>
                <w:color w:val="FFFFFF"/>
                <w:sz w:val="22"/>
              </w:rPr>
              <w:t>SurgeryDate</w:t>
            </w:r>
            <w:proofErr w:type="spellEnd"/>
          </w:p>
        </w:tc>
        <w:tc>
          <w:tcPr>
            <w:tcW w:w="1213" w:type="dxa"/>
            <w:tcBorders>
              <w:top w:val="single" w:color="8EA9DB" w:sz="4" w:space="0"/>
              <w:left w:val="nil"/>
              <w:bottom w:val="single" w:color="8EA9DB" w:sz="4" w:space="0"/>
              <w:right w:val="nil"/>
            </w:tcBorders>
            <w:shd w:val="clear" w:color="4472C4" w:fill="4472C4"/>
            <w:noWrap/>
            <w:vAlign w:val="bottom"/>
            <w:hideMark/>
          </w:tcPr>
          <w:p w:rsidRPr="00591FE9" w:rsidR="007E0319" w:rsidP="00591FE9" w:rsidRDefault="007E0319" w14:paraId="31A21789" w14:textId="77777777">
            <w:pPr>
              <w:spacing w:line="240" w:lineRule="auto"/>
              <w:rPr>
                <w:rFonts w:ascii="Calibri" w:hAnsi="Calibri" w:eastAsia="Times New Roman" w:cs="Calibri"/>
                <w:b/>
                <w:bCs/>
                <w:color w:val="FFFFFF"/>
                <w:sz w:val="22"/>
              </w:rPr>
            </w:pPr>
            <w:r w:rsidRPr="00591FE9">
              <w:rPr>
                <w:rFonts w:ascii="Calibri" w:hAnsi="Calibri" w:eastAsia="Times New Roman" w:cs="Calibri"/>
                <w:b/>
                <w:bCs/>
                <w:color w:val="FFFFFF"/>
                <w:sz w:val="22"/>
              </w:rPr>
              <w:t>Stage</w:t>
            </w:r>
          </w:p>
        </w:tc>
        <w:tc>
          <w:tcPr>
            <w:tcW w:w="1777" w:type="dxa"/>
            <w:tcBorders>
              <w:top w:val="single" w:color="8EA9DB" w:sz="4" w:space="0"/>
              <w:left w:val="nil"/>
              <w:bottom w:val="single" w:color="8EA9DB" w:sz="4" w:space="0"/>
              <w:right w:val="nil"/>
            </w:tcBorders>
            <w:shd w:val="clear" w:color="4472C4" w:fill="4472C4"/>
            <w:noWrap/>
            <w:vAlign w:val="bottom"/>
            <w:hideMark/>
          </w:tcPr>
          <w:p w:rsidRPr="00591FE9" w:rsidR="007E0319" w:rsidP="00591FE9" w:rsidRDefault="007E0319" w14:paraId="683E03C5" w14:textId="77777777">
            <w:pPr>
              <w:spacing w:line="240" w:lineRule="auto"/>
              <w:rPr>
                <w:rFonts w:ascii="Calibri" w:hAnsi="Calibri" w:eastAsia="Times New Roman" w:cs="Calibri"/>
                <w:b/>
                <w:bCs/>
                <w:color w:val="FFFFFF"/>
                <w:sz w:val="22"/>
              </w:rPr>
            </w:pPr>
            <w:proofErr w:type="spellStart"/>
            <w:r w:rsidRPr="00591FE9">
              <w:rPr>
                <w:rFonts w:ascii="Calibri" w:hAnsi="Calibri" w:eastAsia="Times New Roman" w:cs="Calibri"/>
                <w:b/>
                <w:bCs/>
                <w:color w:val="FFFFFF"/>
                <w:sz w:val="22"/>
              </w:rPr>
              <w:t>SurgeryWait</w:t>
            </w:r>
            <w:proofErr w:type="spellEnd"/>
          </w:p>
        </w:tc>
      </w:tr>
      <w:tr w:rsidRPr="00591FE9" w:rsidR="007E0319" w:rsidTr="007E0319" w14:paraId="533A338B" w14:textId="77777777">
        <w:trPr>
          <w:trHeight w:val="301"/>
        </w:trPr>
        <w:tc>
          <w:tcPr>
            <w:tcW w:w="1776" w:type="dxa"/>
            <w:tcBorders>
              <w:top w:val="single" w:color="8EA9DB" w:sz="4" w:space="0"/>
              <w:left w:val="nil"/>
              <w:bottom w:val="single" w:color="8EA9DB" w:sz="4" w:space="0"/>
              <w:right w:val="nil"/>
            </w:tcBorders>
            <w:noWrap/>
            <w:vAlign w:val="bottom"/>
            <w:hideMark/>
          </w:tcPr>
          <w:p w:rsidRPr="00591FE9" w:rsidR="007E0319" w:rsidP="00591FE9" w:rsidRDefault="007E0319" w14:paraId="35AD3DE4" w14:textId="66112C37">
            <w:pPr>
              <w:spacing w:line="240" w:lineRule="auto"/>
              <w:jc w:val="right"/>
              <w:rPr>
                <w:rFonts w:ascii="Calibri" w:hAnsi="Calibri" w:eastAsia="Times New Roman" w:cs="Calibri"/>
                <w:color w:val="000000"/>
                <w:sz w:val="22"/>
              </w:rPr>
            </w:pPr>
            <w:r w:rsidRPr="00591FE9">
              <w:rPr>
                <w:rFonts w:ascii="Calibri" w:hAnsi="Calibri" w:eastAsia="Times New Roman" w:cs="Calibri"/>
                <w:color w:val="000000"/>
                <w:sz w:val="22"/>
              </w:rPr>
              <w:t xml:space="preserve">10/26/2025 </w:t>
            </w:r>
          </w:p>
        </w:tc>
        <w:tc>
          <w:tcPr>
            <w:tcW w:w="1776" w:type="dxa"/>
            <w:tcBorders>
              <w:top w:val="single" w:color="8EA9DB" w:sz="4" w:space="0"/>
              <w:left w:val="nil"/>
              <w:bottom w:val="single" w:color="8EA9DB" w:sz="4" w:space="0"/>
              <w:right w:val="nil"/>
            </w:tcBorders>
            <w:noWrap/>
            <w:vAlign w:val="bottom"/>
            <w:hideMark/>
          </w:tcPr>
          <w:p w:rsidRPr="00591FE9" w:rsidR="007E0319" w:rsidP="00591FE9" w:rsidRDefault="007E0319" w14:paraId="7957EF04" w14:textId="77777777">
            <w:pPr>
              <w:spacing w:line="240" w:lineRule="auto"/>
              <w:jc w:val="right"/>
              <w:rPr>
                <w:rFonts w:ascii="Calibri" w:hAnsi="Calibri" w:eastAsia="Times New Roman" w:cs="Calibri"/>
                <w:color w:val="000000"/>
                <w:sz w:val="22"/>
              </w:rPr>
            </w:pPr>
            <w:r w:rsidRPr="00591FE9">
              <w:rPr>
                <w:rFonts w:ascii="Calibri" w:hAnsi="Calibri" w:eastAsia="Times New Roman" w:cs="Calibri"/>
                <w:color w:val="000000"/>
                <w:sz w:val="22"/>
              </w:rPr>
              <w:t>12/17/2025</w:t>
            </w:r>
          </w:p>
        </w:tc>
        <w:tc>
          <w:tcPr>
            <w:tcW w:w="1213" w:type="dxa"/>
            <w:tcBorders>
              <w:top w:val="single" w:color="8EA9DB" w:sz="4" w:space="0"/>
              <w:left w:val="nil"/>
              <w:bottom w:val="single" w:color="8EA9DB" w:sz="4" w:space="0"/>
              <w:right w:val="nil"/>
            </w:tcBorders>
            <w:noWrap/>
            <w:vAlign w:val="bottom"/>
            <w:hideMark/>
          </w:tcPr>
          <w:p w:rsidRPr="00591FE9" w:rsidR="007E0319" w:rsidP="00591FE9" w:rsidRDefault="007E0319" w14:paraId="3D796756" w14:textId="77777777">
            <w:pPr>
              <w:spacing w:line="240" w:lineRule="auto"/>
              <w:rPr>
                <w:rFonts w:ascii="Calibri" w:hAnsi="Calibri" w:eastAsia="Times New Roman" w:cs="Calibri"/>
                <w:color w:val="000000"/>
                <w:sz w:val="22"/>
              </w:rPr>
            </w:pPr>
            <w:r w:rsidRPr="00591FE9">
              <w:rPr>
                <w:rFonts w:ascii="Calibri" w:hAnsi="Calibri" w:eastAsia="Times New Roman" w:cs="Calibri"/>
                <w:color w:val="000000"/>
                <w:sz w:val="22"/>
              </w:rPr>
              <w:t>Post -Op</w:t>
            </w:r>
          </w:p>
        </w:tc>
        <w:tc>
          <w:tcPr>
            <w:tcW w:w="1777" w:type="dxa"/>
            <w:tcBorders>
              <w:top w:val="single" w:color="8EA9DB" w:sz="4" w:space="0"/>
              <w:left w:val="nil"/>
              <w:bottom w:val="single" w:color="8EA9DB" w:sz="4" w:space="0"/>
              <w:right w:val="nil"/>
            </w:tcBorders>
            <w:noWrap/>
            <w:vAlign w:val="bottom"/>
            <w:hideMark/>
          </w:tcPr>
          <w:p w:rsidRPr="00591FE9" w:rsidR="007E0319" w:rsidP="00591FE9" w:rsidRDefault="007E0319" w14:paraId="6ABD5CA2" w14:textId="77777777">
            <w:pPr>
              <w:spacing w:line="240" w:lineRule="auto"/>
              <w:jc w:val="right"/>
              <w:rPr>
                <w:rFonts w:ascii="Calibri" w:hAnsi="Calibri" w:eastAsia="Times New Roman" w:cs="Calibri"/>
                <w:color w:val="000000"/>
                <w:sz w:val="22"/>
              </w:rPr>
            </w:pPr>
            <w:r w:rsidRPr="00591FE9">
              <w:rPr>
                <w:rFonts w:ascii="Calibri" w:hAnsi="Calibri" w:eastAsia="Times New Roman" w:cs="Calibri"/>
                <w:color w:val="000000"/>
                <w:sz w:val="22"/>
              </w:rPr>
              <w:t>52</w:t>
            </w:r>
          </w:p>
        </w:tc>
      </w:tr>
    </w:tbl>
    <w:p w:rsidR="00591FE9" w:rsidP="00301934" w:rsidRDefault="00591FE9" w14:paraId="21D085C8" w14:textId="77777777">
      <w:pPr>
        <w:rPr>
          <w:rStyle w:val="normaltextrun"/>
        </w:rPr>
      </w:pPr>
    </w:p>
    <w:p w:rsidR="00F7641A" w:rsidP="00301934" w:rsidRDefault="0055695B" w14:paraId="0EEC6A65" w14:textId="401AC344">
      <w:pPr>
        <w:rPr>
          <w:rStyle w:val="normaltextrun"/>
        </w:rPr>
      </w:pPr>
      <w:r>
        <w:rPr>
          <w:rStyle w:val="normaltextrun"/>
        </w:rPr>
        <w:t>This shows that there was only one rabbit spay in December</w:t>
      </w:r>
      <w:r w:rsidR="00301934">
        <w:rPr>
          <w:rStyle w:val="normaltextrun"/>
        </w:rPr>
        <w:t>;</w:t>
      </w:r>
      <w:r>
        <w:rPr>
          <w:rStyle w:val="normaltextrun"/>
        </w:rPr>
        <w:t xml:space="preserve"> </w:t>
      </w:r>
      <w:proofErr w:type="gramStart"/>
      <w:r>
        <w:rPr>
          <w:rStyle w:val="normaltextrun"/>
        </w:rPr>
        <w:t>a review of the</w:t>
      </w:r>
      <w:proofErr w:type="gramEnd"/>
      <w:r>
        <w:rPr>
          <w:rStyle w:val="normaltextrun"/>
        </w:rPr>
        <w:t xml:space="preserve"> medical record showed that the rabbit required medical care before surgery could be performed.</w:t>
      </w:r>
    </w:p>
    <w:p w:rsidR="002A0A48" w:rsidP="00301934" w:rsidRDefault="002A0A48" w14:paraId="52959016" w14:textId="59094C66">
      <w:pPr>
        <w:rPr>
          <w:rStyle w:val="normaltextrun"/>
        </w:rPr>
      </w:pPr>
    </w:p>
    <w:p w:rsidR="00FE2A31" w:rsidP="00B060AE" w:rsidRDefault="00FE2A31" w14:paraId="1F145D91" w14:textId="70E2F32E">
      <w:pPr>
        <w:keepNext/>
        <w:keepLines/>
        <w:rPr>
          <w:rStyle w:val="normaltextrun"/>
        </w:rPr>
      </w:pPr>
      <w:r>
        <w:rPr>
          <w:rStyle w:val="normaltextrun"/>
        </w:rPr>
        <w:t xml:space="preserve">The image below shows a simplified report, presented in the </w:t>
      </w:r>
      <w:proofErr w:type="spellStart"/>
      <w:r>
        <w:rPr>
          <w:rStyle w:val="normaltextrun"/>
        </w:rPr>
        <w:t>PowerBI</w:t>
      </w:r>
      <w:proofErr w:type="spellEnd"/>
      <w:r>
        <w:rPr>
          <w:rStyle w:val="normaltextrun"/>
        </w:rPr>
        <w:t xml:space="preserve"> Dashboard for high-level “at a glance” monitoring (see next section).</w:t>
      </w:r>
      <w:r w:rsidR="00296F58">
        <w:rPr>
          <w:rStyle w:val="normaltextrun"/>
        </w:rPr>
        <w:t xml:space="preserve"> </w:t>
      </w:r>
    </w:p>
    <w:p w:rsidR="005C0D4A" w:rsidP="00B060AE" w:rsidRDefault="005C0D4A" w14:paraId="1E97CFDE" w14:textId="77777777">
      <w:pPr>
        <w:keepNext/>
        <w:keepLines/>
        <w:rPr>
          <w:rStyle w:val="normaltextrun"/>
        </w:rPr>
      </w:pPr>
    </w:p>
    <w:p w:rsidR="00FE2A31" w:rsidP="00B060AE" w:rsidRDefault="001B6B75" w14:paraId="56579A84" w14:textId="437FF2DC">
      <w:pPr>
        <w:keepNext/>
        <w:keepLines/>
        <w:rPr>
          <w:rStyle w:val="normaltextrun"/>
        </w:rPr>
      </w:pPr>
      <w:r w:rsidRPr="001B6B75">
        <w:rPr>
          <w:rStyle w:val="normaltextrun"/>
          <w:noProof/>
        </w:rPr>
        <w:drawing>
          <wp:inline distT="0" distB="0" distL="0" distR="0" wp14:anchorId="4EC67A8C" wp14:editId="1C5E8361">
            <wp:extent cx="5943600" cy="3348990"/>
            <wp:effectExtent l="0" t="0" r="0" b="3810"/>
            <wp:docPr id="45432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28064" name=""/>
                    <pic:cNvPicPr/>
                  </pic:nvPicPr>
                  <pic:blipFill>
                    <a:blip r:embed="rId15"/>
                    <a:stretch>
                      <a:fillRect/>
                    </a:stretch>
                  </pic:blipFill>
                  <pic:spPr>
                    <a:xfrm>
                      <a:off x="0" y="0"/>
                      <a:ext cx="5943600" cy="3348990"/>
                    </a:xfrm>
                    <a:prstGeom prst="rect">
                      <a:avLst/>
                    </a:prstGeom>
                  </pic:spPr>
                </pic:pic>
              </a:graphicData>
            </a:graphic>
          </wp:inline>
        </w:drawing>
      </w:r>
    </w:p>
    <w:p w:rsidR="00B060AE" w:rsidRDefault="00B060AE" w14:paraId="2F82E6F5" w14:textId="77777777">
      <w:pPr>
        <w:spacing w:after="160" w:line="259" w:lineRule="auto"/>
        <w:rPr>
          <w:rStyle w:val="normaltextrun"/>
          <w:rFonts w:cstheme="minorHAnsi"/>
          <w:b/>
          <w:bCs/>
          <w:color w:val="000000" w:themeColor="text1"/>
          <w:sz w:val="40"/>
          <w:szCs w:val="40"/>
        </w:rPr>
      </w:pPr>
      <w:r>
        <w:rPr>
          <w:rStyle w:val="normaltextrun"/>
        </w:rPr>
        <w:br w:type="page"/>
      </w:r>
    </w:p>
    <w:p w:rsidRPr="00F5408E" w:rsidR="00971F01" w:rsidP="69DDE2C9" w:rsidRDefault="004A3F2C" w14:paraId="0D4ABDC7" w14:textId="1F3781FF">
      <w:pPr>
        <w:pStyle w:val="Heading1"/>
        <w:rPr>
          <w:rStyle w:val="normaltextrun"/>
        </w:rPr>
      </w:pPr>
      <w:bookmarkStart w:name="_Toc1591193652" w:id="553189611"/>
      <w:r w:rsidRPr="116F348A" w:rsidR="004A3F2C">
        <w:rPr>
          <w:rStyle w:val="normaltextrun"/>
        </w:rPr>
        <w:t>Technical Implementation</w:t>
      </w:r>
      <w:bookmarkEnd w:id="553189611"/>
    </w:p>
    <w:p w:rsidR="00A406DF" w:rsidP="00A406DF" w:rsidRDefault="00A406DF" w14:paraId="708138E6" w14:textId="77777777">
      <w:pPr>
        <w:rPr>
          <w:lang w:val="en-CA"/>
        </w:rPr>
      </w:pPr>
    </w:p>
    <w:p w:rsidR="00DF57B3" w:rsidP="003221A0" w:rsidRDefault="003425DB" w14:paraId="3C9C0B8C" w14:textId="65240926">
      <w:pPr>
        <w:rPr>
          <w:lang w:val="en-CA"/>
        </w:rPr>
      </w:pPr>
      <w:r w:rsidRPr="00E46B4E">
        <w:rPr>
          <w:lang w:val="en-CA"/>
        </w:rPr>
        <w:t>The execution script combines Python user-defined functions and SQL queries to extract the report files from a SQL server. By leveraging the capabilities of both Python and SQL, the script facilitates the retrieval and processing of the required data for generating the report files.</w:t>
      </w:r>
      <w:r w:rsidR="002B6664">
        <w:rPr>
          <w:lang w:val="en-CA"/>
        </w:rPr>
        <w:tab/>
      </w:r>
    </w:p>
    <w:p w:rsidRPr="00DF57B3" w:rsidR="00DF57B3" w:rsidP="007A7919" w:rsidRDefault="00DF57B3" w14:paraId="6D350EBE" w14:textId="24D5961F">
      <w:pPr>
        <w:pStyle w:val="Heading2"/>
        <w:rPr>
          <w:lang w:val="en-CA"/>
        </w:rPr>
      </w:pPr>
      <w:bookmarkStart w:name="_Toc100516601" w:id="254583380"/>
      <w:r w:rsidRPr="116F348A" w:rsidR="00DF57B3">
        <w:rPr>
          <w:lang w:val="en-CA"/>
        </w:rPr>
        <w:t xml:space="preserve">Source Data </w:t>
      </w:r>
      <w:r w:rsidRPr="116F348A" w:rsidR="003221A0">
        <w:rPr>
          <w:lang w:val="en-CA"/>
        </w:rPr>
        <w:t>Updates</w:t>
      </w:r>
      <w:bookmarkEnd w:id="254583380"/>
    </w:p>
    <w:p w:rsidR="00DF57B3" w:rsidP="69DDE2C9" w:rsidRDefault="00DF57B3" w14:paraId="6EE0F711" w14:textId="3E96DDC7">
      <w:pPr>
        <w:tabs>
          <w:tab w:val="left" w:pos="3930"/>
        </w:tabs>
        <w:rPr>
          <w:lang w:val="en-CA"/>
        </w:rPr>
      </w:pPr>
      <w:r w:rsidRPr="69DDE2C9">
        <w:rPr>
          <w:lang w:val="en-CA"/>
        </w:rPr>
        <w:t xml:space="preserve">Source data are received from </w:t>
      </w:r>
      <w:proofErr w:type="spellStart"/>
      <w:r w:rsidRPr="69DDE2C9">
        <w:rPr>
          <w:lang w:val="en-CA"/>
        </w:rPr>
        <w:t>PetPoint</w:t>
      </w:r>
      <w:proofErr w:type="spellEnd"/>
      <w:r w:rsidRPr="69DDE2C9">
        <w:rPr>
          <w:lang w:val="en-CA"/>
        </w:rPr>
        <w:t xml:space="preserve"> on a recurring monthly basis via an automated file transfer process. The reporting process is designed to run after the monthly data file is received. </w:t>
      </w:r>
    </w:p>
    <w:p w:rsidR="00C24456" w:rsidP="69DDE2C9" w:rsidRDefault="00C24456" w14:paraId="1508C037" w14:textId="77777777">
      <w:pPr>
        <w:tabs>
          <w:tab w:val="left" w:pos="3930"/>
        </w:tabs>
        <w:rPr>
          <w:lang w:val="en-CA"/>
        </w:rPr>
      </w:pPr>
    </w:p>
    <w:p w:rsidRPr="00DF57B3" w:rsidR="00C24456" w:rsidP="00C24456" w:rsidRDefault="00C24456" w14:paraId="61587EAC" w14:textId="51258C22">
      <w:pPr>
        <w:pStyle w:val="Heading2"/>
        <w:rPr>
          <w:lang w:val="en-CA"/>
        </w:rPr>
      </w:pPr>
      <w:bookmarkStart w:name="_Toc693537603" w:id="387542278"/>
      <w:r w:rsidRPr="116F348A" w:rsidR="00C24456">
        <w:rPr>
          <w:lang w:val="en-CA"/>
        </w:rPr>
        <w:t>Current Code Repository</w:t>
      </w:r>
      <w:bookmarkEnd w:id="387542278"/>
    </w:p>
    <w:p w:rsidRPr="00C24456" w:rsidR="00C24456" w:rsidP="00C24456" w:rsidRDefault="00C24456" w14:paraId="322E92BF" w14:textId="77777777">
      <w:pPr>
        <w:tabs>
          <w:tab w:val="left" w:pos="3930"/>
        </w:tabs>
        <w:rPr>
          <w:lang w:val="en-CA"/>
        </w:rPr>
      </w:pPr>
      <w:r w:rsidRPr="00C24456">
        <w:rPr>
          <w:lang w:val="en-CA"/>
        </w:rPr>
        <w:t>The current technical implementation for this report is available in GitHub: </w:t>
      </w:r>
    </w:p>
    <w:p w:rsidRPr="00C24456" w:rsidR="00C24456" w:rsidP="00C24456" w:rsidRDefault="00C24456" w14:paraId="3FC0852D" w14:textId="77777777">
      <w:pPr>
        <w:tabs>
          <w:tab w:val="left" w:pos="3930"/>
        </w:tabs>
        <w:rPr>
          <w:lang w:val="en-CA"/>
        </w:rPr>
      </w:pPr>
      <w:hyperlink w:tgtFrame="_blank" w:history="1" r:id="rId16">
        <w:r w:rsidRPr="00C24456">
          <w:rPr>
            <w:rStyle w:val="Hyperlink"/>
            <w:lang w:val="en-CA"/>
          </w:rPr>
          <w:t>THS-Metrics/metric-reports.</w:t>
        </w:r>
      </w:hyperlink>
      <w:r w:rsidRPr="00C24456">
        <w:rPr>
          <w:lang w:val="en-CA"/>
        </w:rPr>
        <w:t> </w:t>
      </w:r>
    </w:p>
    <w:p w:rsidR="00C24456" w:rsidP="69DDE2C9" w:rsidRDefault="00C24456" w14:paraId="4AD33C7F" w14:textId="77777777">
      <w:pPr>
        <w:tabs>
          <w:tab w:val="left" w:pos="3930"/>
        </w:tabs>
        <w:rPr>
          <w:lang w:val="en-CA"/>
        </w:rPr>
      </w:pPr>
    </w:p>
    <w:p w:rsidRPr="00E46B4E" w:rsidR="00971F01" w:rsidP="007A7919" w:rsidRDefault="00C24456" w14:paraId="69F0E8F8" w14:textId="28254464">
      <w:pPr>
        <w:pStyle w:val="Heading2"/>
        <w:rPr>
          <w:lang w:val="en-CA"/>
        </w:rPr>
      </w:pPr>
      <w:bookmarkStart w:name="_Toc1292674626" w:id="1536694212"/>
      <w:r w:rsidRPr="116F348A" w:rsidR="00C24456">
        <w:rPr>
          <w:lang w:val="en-CA"/>
        </w:rPr>
        <w:t>Report Generation Logic</w:t>
      </w:r>
      <w:bookmarkEnd w:id="1536694212"/>
    </w:p>
    <w:p w:rsidRPr="005B0371" w:rsidR="007B33A5" w:rsidP="69DDE2C9" w:rsidRDefault="007B33A5" w14:paraId="1ED7B4D0" w14:textId="2B904FA7">
      <w:pPr>
        <w:spacing w:line="256" w:lineRule="auto"/>
        <w:jc w:val="both"/>
        <w:rPr>
          <w:rFonts w:ascii="Calibri" w:hAnsi="Calibri" w:eastAsia="Calibri" w:cs="Calibri"/>
          <w:color w:val="000000" w:themeColor="text1"/>
        </w:rPr>
      </w:pPr>
    </w:p>
    <w:p w:rsidR="008517B1" w:rsidP="69DDE2C9" w:rsidRDefault="008517B1" w14:paraId="36D4A4DC" w14:textId="7CCE5215">
      <w:pPr>
        <w:spacing w:line="256" w:lineRule="auto"/>
        <w:jc w:val="both"/>
        <w:rPr>
          <w:rFonts w:ascii="Calibri" w:hAnsi="Calibri" w:eastAsia="Calibri" w:cs="Calibri"/>
          <w:color w:val="000000" w:themeColor="text1"/>
        </w:rPr>
      </w:pPr>
      <w:r w:rsidRPr="008517B1">
        <w:rPr>
          <w:rFonts w:ascii="Calibri" w:hAnsi="Calibri" w:eastAsia="Calibri" w:cs="Calibri"/>
          <w:color w:val="000000" w:themeColor="text1"/>
        </w:rPr>
        <w:t xml:space="preserve">Necessary information in the database is pulled into a data sheet using SQL server. Data is stored in tables where </w:t>
      </w:r>
      <w:proofErr w:type="gramStart"/>
      <w:r w:rsidRPr="008517B1">
        <w:rPr>
          <w:rFonts w:ascii="Calibri" w:hAnsi="Calibri" w:eastAsia="Calibri" w:cs="Calibri"/>
          <w:color w:val="000000" w:themeColor="text1"/>
        </w:rPr>
        <w:t>animal's</w:t>
      </w:r>
      <w:proofErr w:type="gramEnd"/>
      <w:r w:rsidRPr="008517B1">
        <w:rPr>
          <w:rFonts w:ascii="Calibri" w:hAnsi="Calibri" w:eastAsia="Calibri" w:cs="Calibri"/>
          <w:color w:val="000000" w:themeColor="text1"/>
        </w:rPr>
        <w:t xml:space="preserve"> records can be associated using unique numbers to create a data sheet with all necessary information associated with that animal in a single downloadable excel sheet. Note that it is important to check that these table connections are </w:t>
      </w:r>
      <w:proofErr w:type="gramStart"/>
      <w:r w:rsidRPr="008517B1">
        <w:rPr>
          <w:rFonts w:ascii="Calibri" w:hAnsi="Calibri" w:eastAsia="Calibri" w:cs="Calibri"/>
          <w:color w:val="000000" w:themeColor="text1"/>
        </w:rPr>
        <w:t>associating</w:t>
      </w:r>
      <w:proofErr w:type="gramEnd"/>
      <w:r w:rsidRPr="008517B1">
        <w:rPr>
          <w:rFonts w:ascii="Calibri" w:hAnsi="Calibri" w:eastAsia="Calibri" w:cs="Calibri"/>
          <w:color w:val="000000" w:themeColor="text1"/>
        </w:rPr>
        <w:t xml:space="preserve"> information correctly. </w:t>
      </w:r>
    </w:p>
    <w:p w:rsidR="008517B1" w:rsidP="69DDE2C9" w:rsidRDefault="008517B1" w14:paraId="41CD8963" w14:textId="77777777">
      <w:pPr>
        <w:spacing w:line="256" w:lineRule="auto"/>
        <w:jc w:val="both"/>
        <w:rPr>
          <w:rFonts w:ascii="Calibri" w:hAnsi="Calibri" w:eastAsia="Calibri" w:cs="Calibri"/>
          <w:color w:val="000000" w:themeColor="text1"/>
        </w:rPr>
      </w:pPr>
    </w:p>
    <w:p w:rsidR="0047571E" w:rsidP="69DDE2C9" w:rsidRDefault="347F9F2D" w14:paraId="1FC61D7D" w14:textId="77777777">
      <w:pPr>
        <w:spacing w:line="256" w:lineRule="auto"/>
        <w:jc w:val="both"/>
        <w:rPr>
          <w:rFonts w:ascii="Calibri" w:hAnsi="Calibri" w:eastAsia="Calibri" w:cs="Calibri"/>
          <w:color w:val="000000" w:themeColor="text1"/>
        </w:rPr>
      </w:pPr>
      <w:r w:rsidRPr="69DDE2C9">
        <w:rPr>
          <w:rFonts w:ascii="Calibri" w:hAnsi="Calibri" w:eastAsia="Calibri" w:cs="Calibri"/>
          <w:color w:val="000000" w:themeColor="text1"/>
        </w:rPr>
        <w:t xml:space="preserve">In the surgical wait time report, there are three significant "Stages" to consider: "Surgery Needed," "Post-op," and </w:t>
      </w:r>
      <w:r w:rsidRPr="69DDE2C9" w:rsidR="35B80A09">
        <w:rPr>
          <w:rFonts w:ascii="Calibri" w:hAnsi="Calibri" w:eastAsia="Calibri" w:cs="Calibri"/>
          <w:color w:val="000000" w:themeColor="text1"/>
        </w:rPr>
        <w:t>“</w:t>
      </w:r>
      <w:r w:rsidRPr="69DDE2C9">
        <w:rPr>
          <w:rFonts w:ascii="Calibri" w:hAnsi="Calibri" w:eastAsia="Calibri" w:cs="Calibri"/>
          <w:color w:val="000000" w:themeColor="text1"/>
        </w:rPr>
        <w:t>Evaluate</w:t>
      </w:r>
      <w:r w:rsidRPr="69DDE2C9" w:rsidR="0C1E4ED0">
        <w:rPr>
          <w:rFonts w:ascii="Calibri" w:hAnsi="Calibri" w:eastAsia="Calibri" w:cs="Calibri"/>
          <w:color w:val="000000" w:themeColor="text1"/>
        </w:rPr>
        <w:t xml:space="preserve">”. </w:t>
      </w:r>
      <w:r w:rsidR="00F26E22">
        <w:rPr>
          <w:rFonts w:ascii="Calibri" w:hAnsi="Calibri" w:eastAsia="Calibri" w:cs="Calibri"/>
          <w:color w:val="000000" w:themeColor="text1"/>
        </w:rPr>
        <w:t>“Surgery Needed” is the stage entered by the medical staff when the animal is now being considered for surgery</w:t>
      </w:r>
      <w:r w:rsidR="008C6182">
        <w:rPr>
          <w:rFonts w:ascii="Calibri" w:hAnsi="Calibri" w:eastAsia="Calibri" w:cs="Calibri"/>
          <w:color w:val="000000" w:themeColor="text1"/>
        </w:rPr>
        <w:t xml:space="preserve">. Time prior to this the animal </w:t>
      </w:r>
      <w:proofErr w:type="gramStart"/>
      <w:r w:rsidR="008C6182">
        <w:rPr>
          <w:rFonts w:ascii="Calibri" w:hAnsi="Calibri" w:eastAsia="Calibri" w:cs="Calibri"/>
          <w:color w:val="000000" w:themeColor="text1"/>
        </w:rPr>
        <w:t>is</w:t>
      </w:r>
      <w:proofErr w:type="gramEnd"/>
      <w:r w:rsidR="008C6182">
        <w:rPr>
          <w:rFonts w:ascii="Calibri" w:hAnsi="Calibri" w:eastAsia="Calibri" w:cs="Calibri"/>
          <w:color w:val="000000" w:themeColor="text1"/>
        </w:rPr>
        <w:t xml:space="preserve"> not added to the surgical list</w:t>
      </w:r>
      <w:r w:rsidR="005F4DFC">
        <w:rPr>
          <w:rFonts w:ascii="Calibri" w:hAnsi="Calibri" w:eastAsia="Calibri" w:cs="Calibri"/>
          <w:color w:val="000000" w:themeColor="text1"/>
        </w:rPr>
        <w:t xml:space="preserve">, most frequently due to medical </w:t>
      </w:r>
      <w:r w:rsidR="0047571E">
        <w:rPr>
          <w:rFonts w:ascii="Calibri" w:hAnsi="Calibri" w:eastAsia="Calibri" w:cs="Calibri"/>
          <w:color w:val="000000" w:themeColor="text1"/>
        </w:rPr>
        <w:t xml:space="preserve">concerns. “Post-Op” is the stage automatically added to a file following the surgery. </w:t>
      </w:r>
      <w:r w:rsidRPr="69DDE2C9" w:rsidR="0C1E4ED0">
        <w:rPr>
          <w:rFonts w:ascii="Calibri" w:hAnsi="Calibri" w:eastAsia="Calibri" w:cs="Calibri"/>
          <w:color w:val="000000" w:themeColor="text1"/>
        </w:rPr>
        <w:t>“Evaluate” is the automated stage entered when an animal enters the shelter</w:t>
      </w:r>
      <w:ins w:author="Kyrsten Janke" w:date="2026-03-27T15:15:00Z" w16du:dateUtc="2026-03-27T19:15:00Z" w:id="17">
        <w:r w:rsidR="0047571E">
          <w:rPr>
            <w:rFonts w:ascii="Calibri" w:hAnsi="Calibri" w:eastAsia="Calibri" w:cs="Calibri"/>
            <w:color w:val="000000" w:themeColor="text1"/>
          </w:rPr>
          <w:t>.</w:t>
        </w:r>
      </w:ins>
    </w:p>
    <w:p w:rsidR="005A5E32" w:rsidP="69DDE2C9" w:rsidRDefault="005A5E32" w14:paraId="454A8456" w14:textId="77777777">
      <w:pPr>
        <w:spacing w:line="256" w:lineRule="auto"/>
        <w:jc w:val="both"/>
        <w:rPr>
          <w:rFonts w:ascii="Calibri" w:hAnsi="Calibri" w:eastAsia="Calibri" w:cs="Calibri"/>
          <w:color w:val="000000" w:themeColor="text1"/>
        </w:rPr>
      </w:pPr>
    </w:p>
    <w:p w:rsidR="00882D95" w:rsidP="69DDE2C9" w:rsidRDefault="005A5E32" w14:paraId="692C87E9" w14:textId="29279A05">
      <w:pPr>
        <w:spacing w:line="256" w:lineRule="auto"/>
        <w:jc w:val="both"/>
        <w:rPr>
          <w:rFonts w:ascii="Calibri" w:hAnsi="Calibri" w:eastAsia="Calibri" w:cs="Calibri"/>
          <w:color w:val="000000" w:themeColor="text1"/>
        </w:rPr>
      </w:pPr>
      <w:r>
        <w:rPr>
          <w:rFonts w:ascii="Calibri" w:hAnsi="Calibri" w:eastAsia="Calibri" w:cs="Calibri"/>
          <w:color w:val="000000" w:themeColor="text1"/>
        </w:rPr>
        <w:t xml:space="preserve">The report </w:t>
      </w:r>
      <w:r w:rsidR="008C77DA">
        <w:rPr>
          <w:rFonts w:ascii="Calibri" w:hAnsi="Calibri" w:eastAsia="Calibri" w:cs="Calibri"/>
          <w:color w:val="000000" w:themeColor="text1"/>
        </w:rPr>
        <w:t>calculates</w:t>
      </w:r>
      <w:r w:rsidR="0022744E">
        <w:rPr>
          <w:rFonts w:ascii="Calibri" w:hAnsi="Calibri" w:eastAsia="Calibri" w:cs="Calibri"/>
          <w:color w:val="000000" w:themeColor="text1"/>
        </w:rPr>
        <w:t xml:space="preserve"> the time difference between </w:t>
      </w:r>
      <w:proofErr w:type="spellStart"/>
      <w:proofErr w:type="gramStart"/>
      <w:r w:rsidR="0022744E">
        <w:rPr>
          <w:rFonts w:ascii="Calibri" w:hAnsi="Calibri" w:eastAsia="Calibri" w:cs="Calibri"/>
          <w:color w:val="000000" w:themeColor="text1"/>
        </w:rPr>
        <w:t>Stage:Surgery</w:t>
      </w:r>
      <w:proofErr w:type="spellEnd"/>
      <w:proofErr w:type="gramEnd"/>
      <w:r w:rsidR="0022744E">
        <w:rPr>
          <w:rFonts w:ascii="Calibri" w:hAnsi="Calibri" w:eastAsia="Calibri" w:cs="Calibri"/>
          <w:color w:val="000000" w:themeColor="text1"/>
        </w:rPr>
        <w:t xml:space="preserve"> </w:t>
      </w:r>
      <w:r w:rsidR="00011336">
        <w:rPr>
          <w:rFonts w:ascii="Calibri" w:hAnsi="Calibri" w:eastAsia="Calibri" w:cs="Calibri"/>
          <w:color w:val="000000" w:themeColor="text1"/>
        </w:rPr>
        <w:t>N</w:t>
      </w:r>
      <w:r w:rsidR="0022744E">
        <w:rPr>
          <w:rFonts w:ascii="Calibri" w:hAnsi="Calibri" w:eastAsia="Calibri" w:cs="Calibri"/>
          <w:color w:val="000000" w:themeColor="text1"/>
        </w:rPr>
        <w:t xml:space="preserve">eeded and </w:t>
      </w:r>
      <w:proofErr w:type="spellStart"/>
      <w:proofErr w:type="gramStart"/>
      <w:r w:rsidR="0022744E">
        <w:rPr>
          <w:rFonts w:ascii="Calibri" w:hAnsi="Calibri" w:eastAsia="Calibri" w:cs="Calibri"/>
          <w:color w:val="000000" w:themeColor="text1"/>
        </w:rPr>
        <w:t>Stage:Post</w:t>
      </w:r>
      <w:proofErr w:type="gramEnd"/>
      <w:r w:rsidR="0022744E">
        <w:rPr>
          <w:rFonts w:ascii="Calibri" w:hAnsi="Calibri" w:eastAsia="Calibri" w:cs="Calibri"/>
          <w:color w:val="000000" w:themeColor="text1"/>
        </w:rPr>
        <w:t>-op</w:t>
      </w:r>
      <w:proofErr w:type="spellEnd"/>
      <w:r w:rsidR="0022744E">
        <w:rPr>
          <w:rFonts w:ascii="Calibri" w:hAnsi="Calibri" w:eastAsia="Calibri" w:cs="Calibri"/>
          <w:color w:val="000000" w:themeColor="text1"/>
        </w:rPr>
        <w:t xml:space="preserve"> to determine surgical wait time. In cases where “surgery needed” is not added to the file, “evaluate” is used to determine the </w:t>
      </w:r>
      <w:r w:rsidR="008C77DA">
        <w:rPr>
          <w:rFonts w:ascii="Calibri" w:hAnsi="Calibri" w:eastAsia="Calibri" w:cs="Calibri"/>
          <w:color w:val="000000" w:themeColor="text1"/>
        </w:rPr>
        <w:t>surgical wait time.</w:t>
      </w:r>
    </w:p>
    <w:p w:rsidRPr="008C77DA" w:rsidR="008C77DA" w:rsidP="69DDE2C9" w:rsidRDefault="008C77DA" w14:paraId="6589C9DE" w14:textId="77777777">
      <w:pPr>
        <w:spacing w:line="256" w:lineRule="auto"/>
        <w:jc w:val="both"/>
        <w:rPr>
          <w:rFonts w:ascii="Calibri" w:hAnsi="Calibri" w:eastAsia="Calibri" w:cs="Calibri"/>
          <w:color w:val="000000" w:themeColor="text1"/>
        </w:rPr>
      </w:pPr>
    </w:p>
    <w:p w:rsidRPr="00882D95" w:rsidR="00001E59" w:rsidP="69DDE2C9" w:rsidRDefault="00882D95" w14:paraId="6AF298D9" w14:textId="5910A72A">
      <w:pPr>
        <w:spacing w:line="256" w:lineRule="auto"/>
        <w:jc w:val="both"/>
      </w:pPr>
      <w:r>
        <w:t xml:space="preserve">Another critical cleaning step </w:t>
      </w:r>
      <w:r w:rsidRPr="69DDE2C9" w:rsidR="1CE7560B">
        <w:rPr>
          <w:rFonts w:ascii="Calibri" w:hAnsi="Calibri" w:eastAsia="Calibri" w:cs="Calibri"/>
          <w:color w:val="000000" w:themeColor="text1"/>
        </w:rPr>
        <w:t xml:space="preserve">involves categorizing surgery wait times into intervals (&lt;10 weeks, 10-20 weeks, &gt;20 weeks). For each newly created time interval column, the script assigns a value of 1 if the corresponding condition is met, and 0 if it is not. During the </w:t>
      </w:r>
      <w:r w:rsidRPr="69DDE2C9" w:rsidR="005316E6">
        <w:rPr>
          <w:rFonts w:ascii="Calibri" w:hAnsi="Calibri" w:eastAsia="Calibri" w:cs="Calibri"/>
          <w:color w:val="000000" w:themeColor="text1"/>
        </w:rPr>
        <w:t xml:space="preserve">report </w:t>
      </w:r>
      <w:r w:rsidRPr="69DDE2C9" w:rsidR="1CE7560B">
        <w:rPr>
          <w:rFonts w:ascii="Calibri" w:hAnsi="Calibri" w:eastAsia="Calibri" w:cs="Calibri"/>
          <w:color w:val="000000" w:themeColor="text1"/>
        </w:rPr>
        <w:t>generation process, the sum of all surgery wait times within each interval can be determined by aggregating the values of 1s and 0s.</w:t>
      </w:r>
    </w:p>
    <w:p w:rsidR="007739E8" w:rsidP="00A406DF" w:rsidRDefault="007739E8" w14:paraId="2E03DF6F" w14:textId="77777777"/>
    <w:p w:rsidRPr="00EA063C" w:rsidR="00001E59" w:rsidP="69DDE2C9" w:rsidRDefault="00EA063C" w14:paraId="6F2A4C7E" w14:textId="4F9D6067">
      <w:pPr>
        <w:rPr>
          <w:lang w:val="en-CA"/>
        </w:rPr>
      </w:pPr>
      <w:r w:rsidRPr="00EA063C">
        <w:t xml:space="preserve">Python is used to generate a consolidated data sheet from these sheets. The output is written to an Excel file, which serves as the primary output of the data processing step and as the interface between the automated data extraction and the downstream reporting. Within this Excel file, the data are derived from the consolidated data sheet and saved to a separate worksheet. Storing </w:t>
      </w:r>
      <w:r w:rsidR="00067316">
        <w:t xml:space="preserve">data </w:t>
      </w:r>
      <w:r w:rsidR="00FB3C40">
        <w:t xml:space="preserve">within the </w:t>
      </w:r>
      <w:r w:rsidRPr="00EA063C">
        <w:t>Excel file allows the data to be reviewed, reused, and linked directly to reporting tools.</w:t>
      </w:r>
      <w:r w:rsidRPr="00EA063C">
        <w:rPr>
          <w:lang w:val="en-CA"/>
        </w:rPr>
        <w:t> </w:t>
      </w:r>
    </w:p>
    <w:p w:rsidR="007739E8" w:rsidP="007739E8" w:rsidRDefault="00C52FF3" w14:paraId="4C610E6A" w14:textId="4B276978">
      <w:pPr>
        <w:pStyle w:val="Heading2"/>
        <w:keepNext w:val="1"/>
        <w:keepLines w:val="1"/>
        <w:rPr>
          <w:lang w:val="en-CA"/>
        </w:rPr>
      </w:pPr>
      <w:bookmarkStart w:name="_Toc2107058333" w:id="739630796"/>
      <w:r w:rsidRPr="116F348A" w:rsidR="00C52FF3">
        <w:rPr>
          <w:lang w:val="en-CA"/>
        </w:rPr>
        <w:t>Data Outputs</w:t>
      </w:r>
      <w:bookmarkEnd w:id="739630796"/>
    </w:p>
    <w:p w:rsidRPr="00002035" w:rsidR="007739E8" w:rsidP="007739E8" w:rsidRDefault="007739E8" w14:paraId="4272C83B" w14:textId="77777777">
      <w:pPr>
        <w:keepNext/>
        <w:keepLines/>
        <w:rPr>
          <w:b/>
          <w:bCs/>
          <w:lang w:val="en-CA"/>
        </w:rPr>
      </w:pPr>
    </w:p>
    <w:p w:rsidR="2D0C0B56" w:rsidP="69DDE2C9" w:rsidRDefault="2D0C0B56" w14:paraId="6CF25064" w14:textId="7C0BA1B1">
      <w:pPr>
        <w:keepNext w:val="1"/>
        <w:keepLines w:val="1"/>
        <w:spacing w:after="120"/>
        <w:rPr>
          <w:rFonts w:ascii="Calibri" w:hAnsi="Calibri" w:eastAsia="Calibri" w:cs="Calibri"/>
          <w:b w:val="1"/>
          <w:bCs w:val="1"/>
          <w:color w:val="538135" w:themeColor="accent6" w:themeShade="BF"/>
          <w:sz w:val="28"/>
          <w:szCs w:val="28"/>
          <w:lang w:val="en-CA"/>
        </w:rPr>
      </w:pPr>
      <w:bookmarkStart w:name="_Toc277557949" w:id="812224935"/>
      <w:r w:rsidRPr="116F348A" w:rsidR="2D0C0B56">
        <w:rPr>
          <w:rStyle w:val="Heading3Char"/>
          <w:rFonts w:eastAsia="Calibri" w:cs="Calibri"/>
          <w:lang w:val="en-CA"/>
        </w:rPr>
        <w:t>Excel-based Reporting File</w:t>
      </w:r>
      <w:bookmarkEnd w:id="812224935"/>
    </w:p>
    <w:p w:rsidR="2D0C0B56" w:rsidP="69DDE2C9" w:rsidRDefault="2D0C0B56" w14:paraId="70327BB9" w14:textId="6F4AD079">
      <w:pPr>
        <w:keepNext/>
        <w:keepLines/>
        <w:rPr>
          <w:rFonts w:ascii="Calibri" w:hAnsi="Calibri" w:eastAsia="Calibri" w:cs="Calibri"/>
          <w:color w:val="000000" w:themeColor="text1"/>
          <w:szCs w:val="24"/>
          <w:lang w:val="en-CA"/>
        </w:rPr>
      </w:pPr>
      <w:r w:rsidRPr="69DDE2C9">
        <w:rPr>
          <w:rFonts w:ascii="Calibri" w:hAnsi="Calibri" w:eastAsia="Calibri" w:cs="Calibri"/>
          <w:color w:val="000000" w:themeColor="text1"/>
          <w:szCs w:val="24"/>
          <w:lang w:val="en-CA"/>
        </w:rPr>
        <w:t>The report’s Excel-based reporting file has been predesigned with tables and visualizations, with the data source being the output Excel file generated by the python script. generated by the Python script. Whenever the script is executed, the reporting file refreshes automatically, ensuring that it remains updated with changes in the underlying data.</w:t>
      </w:r>
    </w:p>
    <w:p w:rsidR="69DDE2C9" w:rsidP="69DDE2C9" w:rsidRDefault="69DDE2C9" w14:paraId="7ACC092F" w14:textId="7679613E">
      <w:pPr>
        <w:rPr>
          <w:rFonts w:ascii="Calibri" w:hAnsi="Calibri" w:eastAsia="Calibri" w:cs="Calibri"/>
          <w:color w:val="000000" w:themeColor="text1"/>
          <w:szCs w:val="24"/>
          <w:lang w:val="en-CA"/>
        </w:rPr>
      </w:pPr>
    </w:p>
    <w:p w:rsidR="2D0C0B56" w:rsidP="116F348A" w:rsidRDefault="2D0C0B56" w14:paraId="02CBEE45" w14:textId="3CA0FA1B">
      <w:pPr>
        <w:rPr>
          <w:rFonts w:ascii="Calibri" w:hAnsi="Calibri" w:eastAsia="Calibri" w:cs="Calibri"/>
          <w:color w:val="000000" w:themeColor="text1"/>
          <w:lang w:val="en-CA"/>
        </w:rPr>
      </w:pPr>
      <w:bookmarkStart w:name="_Toc1121366586" w:id="1411846275"/>
      <w:r w:rsidRPr="116F348A" w:rsidR="2D0C0B56">
        <w:rPr>
          <w:rStyle w:val="Heading3Char"/>
          <w:rFonts w:eastAsia="Calibri" w:cs="Calibri"/>
          <w:lang w:val="en-CA"/>
        </w:rPr>
        <w:t>Online Summary Dashboard</w:t>
      </w:r>
      <w:bookmarkEnd w:id="1411846275"/>
      <w:r>
        <w:br/>
      </w:r>
      <w:r w:rsidRPr="116F348A" w:rsidR="2D0C0B56">
        <w:rPr>
          <w:rFonts w:ascii="Calibri" w:hAnsi="Calibri" w:eastAsia="Calibri" w:cs="Calibri"/>
          <w:color w:val="000000" w:themeColor="text1" w:themeTint="FF" w:themeShade="FF"/>
          <w:lang w:val="en-CA"/>
        </w:rPr>
        <w:t xml:space="preserve">An online summary dashboard presents a simplified view of selected metrics derived from the same underlying data. The dashboard uses </w:t>
      </w:r>
      <w:r w:rsidRPr="116F348A" w:rsidR="2D0C0B56">
        <w:rPr>
          <w:rFonts w:ascii="Calibri" w:hAnsi="Calibri" w:eastAsia="Calibri" w:cs="Calibri"/>
          <w:color w:val="000000" w:themeColor="text1" w:themeTint="FF" w:themeShade="FF"/>
          <w:lang w:val="en-CA"/>
        </w:rPr>
        <w:t>PowerBI</w:t>
      </w:r>
      <w:r w:rsidRPr="116F348A" w:rsidR="2D0C0B56">
        <w:rPr>
          <w:rFonts w:ascii="Calibri" w:hAnsi="Calibri" w:eastAsia="Calibri" w:cs="Calibri"/>
          <w:color w:val="000000" w:themeColor="text1" w:themeTint="FF" w:themeShade="FF"/>
          <w:lang w:val="en-CA"/>
        </w:rPr>
        <w:t>. It is intended for high-level monitoring “at a glance” and does not expose the full underlying dataset available in the Excel-based reporting file. It is available to all staff in our organization.</w:t>
      </w:r>
    </w:p>
    <w:p w:rsidR="69DDE2C9" w:rsidP="69DDE2C9" w:rsidRDefault="69DDE2C9" w14:paraId="251B63D0" w14:textId="4E6EBF33">
      <w:pPr>
        <w:rPr>
          <w:lang w:val="en-CA"/>
        </w:rPr>
      </w:pPr>
    </w:p>
    <w:p w:rsidR="2D0C0B56" w:rsidP="69DDE2C9" w:rsidRDefault="2D0C0B56" w14:paraId="539D63E0" w14:textId="00EBA9C7">
      <w:pPr>
        <w:pStyle w:val="Heading2"/>
        <w:rPr>
          <w:rFonts w:ascii="Calibri" w:hAnsi="Calibri" w:eastAsia="Calibri" w:cs="Calibri"/>
        </w:rPr>
      </w:pPr>
      <w:bookmarkStart w:name="_Toc1050307959" w:id="1878269195"/>
      <w:r w:rsidRPr="116F348A" w:rsidR="2D0C0B56">
        <w:rPr>
          <w:rFonts w:ascii="Calibri" w:hAnsi="Calibri" w:eastAsia="Calibri" w:cs="Calibri"/>
        </w:rPr>
        <w:t>Automation and Operations</w:t>
      </w:r>
      <w:bookmarkEnd w:id="1878269195"/>
    </w:p>
    <w:p w:rsidR="69DDE2C9" w:rsidP="69DDE2C9" w:rsidRDefault="69DDE2C9" w14:paraId="5BD97C9A" w14:textId="12B1F13F">
      <w:pPr>
        <w:rPr>
          <w:rFonts w:ascii="Calibri" w:hAnsi="Calibri" w:eastAsia="Calibri" w:cs="Calibri"/>
          <w:color w:val="EE0000"/>
          <w:szCs w:val="24"/>
        </w:rPr>
      </w:pPr>
    </w:p>
    <w:p w:rsidR="2D0C0B56" w:rsidP="116F348A" w:rsidRDefault="2D0C0B56" w14:paraId="541455D9" w14:textId="54B00375">
      <w:pPr>
        <w:pStyle w:val="Heading3"/>
        <w:rPr>
          <w:rFonts w:eastAsia="Calibri" w:cs="Calibri"/>
        </w:rPr>
      </w:pPr>
      <w:bookmarkStart w:name="_Toc1570159719" w:id="2073831659"/>
      <w:r w:rsidRPr="116F348A" w:rsidR="2D0C0B56">
        <w:rPr>
          <w:rFonts w:eastAsia="Calibri" w:cs="Calibri"/>
          <w:lang w:val="en-CA"/>
        </w:rPr>
        <w:t>Scheduled Execution</w:t>
      </w:r>
      <w:bookmarkEnd w:id="2073831659"/>
    </w:p>
    <w:p w:rsidR="2D0C0B56" w:rsidP="69DDE2C9" w:rsidRDefault="2D0C0B56" w14:paraId="7D7B3F47" w14:textId="01B0B180">
      <w:pPr>
        <w:rPr>
          <w:rFonts w:ascii="Calibri" w:hAnsi="Calibri" w:eastAsia="Calibri" w:cs="Calibri"/>
          <w:color w:val="000000" w:themeColor="text1"/>
          <w:szCs w:val="24"/>
        </w:rPr>
      </w:pPr>
      <w:r w:rsidRPr="69DDE2C9">
        <w:rPr>
          <w:rFonts w:ascii="Calibri" w:hAnsi="Calibri" w:eastAsia="Calibri" w:cs="Calibri"/>
          <w:color w:val="000000" w:themeColor="text1"/>
          <w:szCs w:val="24"/>
          <w:lang w:val="en-CA"/>
        </w:rPr>
        <w:t>The reporting process is designed to be run automatically on a scheduled basis. Automation consists of executing the Python reporting script at a defined interval in an environment where required dependencies and credentials are available.</w:t>
      </w:r>
    </w:p>
    <w:p w:rsidR="69DDE2C9" w:rsidP="69DDE2C9" w:rsidRDefault="69DDE2C9" w14:paraId="06963D02" w14:textId="69D2DC76">
      <w:pPr>
        <w:rPr>
          <w:rFonts w:ascii="Calibri" w:hAnsi="Calibri" w:eastAsia="Calibri" w:cs="Calibri"/>
          <w:color w:val="000000" w:themeColor="text1"/>
          <w:szCs w:val="24"/>
        </w:rPr>
      </w:pPr>
    </w:p>
    <w:p w:rsidR="2D0C0B56" w:rsidP="69DDE2C9" w:rsidRDefault="2D0C0B56" w14:paraId="23ECAB7F" w14:textId="273EDF7A">
      <w:pPr>
        <w:rPr>
          <w:rFonts w:ascii="Calibri" w:hAnsi="Calibri" w:eastAsia="Calibri" w:cs="Calibri"/>
          <w:color w:val="000000" w:themeColor="text1"/>
          <w:szCs w:val="24"/>
        </w:rPr>
      </w:pPr>
      <w:r w:rsidRPr="69DDE2C9">
        <w:rPr>
          <w:rFonts w:ascii="Calibri" w:hAnsi="Calibri" w:eastAsia="Calibri" w:cs="Calibri"/>
          <w:color w:val="000000" w:themeColor="text1"/>
          <w:szCs w:val="24"/>
          <w:lang w:val="en-CA"/>
        </w:rPr>
        <w:t>For this report, automation is intended to run once per month. Each execution refreshes the processed output files, which in turn update any downstream reporting or summary views that depend on them. Successful execution can be verified by confirming that output files have been updated for the current reporting period.</w:t>
      </w:r>
    </w:p>
    <w:p w:rsidR="69DDE2C9" w:rsidP="69DDE2C9" w:rsidRDefault="69DDE2C9" w14:paraId="347F2061" w14:textId="4C8F019D">
      <w:pPr>
        <w:rPr>
          <w:rFonts w:ascii="Calibri" w:hAnsi="Calibri" w:eastAsia="Calibri" w:cs="Calibri"/>
          <w:color w:val="000000" w:themeColor="text1"/>
          <w:szCs w:val="24"/>
        </w:rPr>
      </w:pPr>
    </w:p>
    <w:p w:rsidR="2D0C0B56" w:rsidP="69DDE2C9" w:rsidRDefault="2D0C0B56" w14:paraId="1A39B4A2" w14:textId="42F98E43">
      <w:pPr>
        <w:rPr>
          <w:rFonts w:ascii="Calibri" w:hAnsi="Calibri" w:eastAsia="Calibri" w:cs="Calibri"/>
          <w:color w:val="000000" w:themeColor="text1"/>
          <w:szCs w:val="24"/>
        </w:rPr>
      </w:pPr>
      <w:r w:rsidRPr="69DDE2C9">
        <w:rPr>
          <w:rFonts w:ascii="Calibri" w:hAnsi="Calibri" w:eastAsia="Calibri" w:cs="Calibri"/>
          <w:color w:val="000000" w:themeColor="text1"/>
          <w:szCs w:val="24"/>
          <w:lang w:val="en-CA"/>
        </w:rPr>
        <w:t xml:space="preserve">Automation may be implemented using any scheduling system capable of running a Python script (e.g. task schedulers, </w:t>
      </w:r>
      <w:proofErr w:type="spellStart"/>
      <w:r w:rsidRPr="69DDE2C9">
        <w:rPr>
          <w:rFonts w:ascii="Calibri" w:hAnsi="Calibri" w:eastAsia="Calibri" w:cs="Calibri"/>
          <w:color w:val="000000" w:themeColor="text1"/>
          <w:szCs w:val="24"/>
          <w:lang w:val="en-CA"/>
        </w:rPr>
        <w:t>cron</w:t>
      </w:r>
      <w:proofErr w:type="spellEnd"/>
      <w:r w:rsidRPr="69DDE2C9">
        <w:rPr>
          <w:rFonts w:ascii="Calibri" w:hAnsi="Calibri" w:eastAsia="Calibri" w:cs="Calibri"/>
          <w:color w:val="000000" w:themeColor="text1"/>
          <w:szCs w:val="24"/>
          <w:lang w:val="en-CA"/>
        </w:rPr>
        <w:t xml:space="preserve"> jobs, or workflow tools), provided the script is executed in a configured Python environment.</w:t>
      </w:r>
    </w:p>
    <w:p w:rsidR="69DDE2C9" w:rsidP="69DDE2C9" w:rsidRDefault="69DDE2C9" w14:paraId="0234DC30" w14:textId="5877184C">
      <w:pPr>
        <w:rPr>
          <w:color w:val="EE0000"/>
        </w:rPr>
      </w:pPr>
    </w:p>
    <w:p w:rsidR="009D3351" w:rsidP="009D3351" w:rsidRDefault="009D3351" w14:paraId="6C4E6F95" w14:textId="77777777">
      <w:pPr>
        <w:pStyle w:val="Heading3"/>
        <w:rPr>
          <w:lang w:val="en-CA"/>
        </w:rPr>
      </w:pPr>
      <w:bookmarkStart w:name="_Toc1421421998" w:id="1865541579"/>
      <w:r w:rsidRPr="116F348A" w:rsidR="009D3351">
        <w:rPr>
          <w:lang w:val="en-CA"/>
        </w:rPr>
        <w:t>Report Change Log</w:t>
      </w:r>
      <w:bookmarkEnd w:id="1865541579"/>
    </w:p>
    <w:tbl>
      <w:tblPr>
        <w:tblStyle w:val="TableGrid"/>
        <w:tblW w:w="0" w:type="auto"/>
        <w:tblInd w:w="0" w:type="dxa"/>
        <w:tblLook w:val="04A0" w:firstRow="1" w:lastRow="0" w:firstColumn="1" w:lastColumn="0" w:noHBand="0" w:noVBand="1"/>
      </w:tblPr>
      <w:tblGrid>
        <w:gridCol w:w="1165"/>
        <w:gridCol w:w="7290"/>
        <w:gridCol w:w="895"/>
      </w:tblGrid>
      <w:tr w:rsidR="009D3351" w:rsidTr="69DDE2C9" w14:paraId="612E1CA8" w14:textId="77777777">
        <w:tc>
          <w:tcPr>
            <w:tcW w:w="1165" w:type="dxa"/>
          </w:tcPr>
          <w:p w:rsidRPr="00C56E7A" w:rsidR="009D3351" w:rsidP="008350AF" w:rsidRDefault="009D3351" w14:paraId="181B9F64" w14:textId="77777777">
            <w:pPr>
              <w:rPr>
                <w:rFonts w:cstheme="minorHAnsi"/>
                <w:b/>
                <w:bCs/>
                <w:sz w:val="20"/>
                <w:szCs w:val="20"/>
              </w:rPr>
            </w:pPr>
            <w:r w:rsidRPr="00C56E7A">
              <w:rPr>
                <w:rFonts w:cstheme="minorHAnsi"/>
                <w:b/>
                <w:bCs/>
                <w:sz w:val="20"/>
                <w:szCs w:val="20"/>
              </w:rPr>
              <w:t>MMDDYY</w:t>
            </w:r>
          </w:p>
        </w:tc>
        <w:tc>
          <w:tcPr>
            <w:tcW w:w="7290" w:type="dxa"/>
          </w:tcPr>
          <w:p w:rsidRPr="00C56E7A" w:rsidR="009D3351" w:rsidP="008350AF" w:rsidRDefault="009D3351" w14:paraId="76BE8755" w14:textId="77777777">
            <w:pPr>
              <w:rPr>
                <w:rFonts w:cstheme="minorHAnsi"/>
                <w:b/>
                <w:bCs/>
                <w:sz w:val="20"/>
                <w:szCs w:val="20"/>
              </w:rPr>
            </w:pPr>
            <w:r w:rsidRPr="00C56E7A">
              <w:rPr>
                <w:rFonts w:cstheme="minorHAnsi"/>
                <w:b/>
                <w:bCs/>
                <w:sz w:val="20"/>
                <w:szCs w:val="20"/>
              </w:rPr>
              <w:t>Change</w:t>
            </w:r>
          </w:p>
        </w:tc>
        <w:tc>
          <w:tcPr>
            <w:tcW w:w="895" w:type="dxa"/>
          </w:tcPr>
          <w:p w:rsidRPr="00C56E7A" w:rsidR="009D3351" w:rsidP="008350AF" w:rsidRDefault="009D3351" w14:paraId="065AB714" w14:textId="77777777">
            <w:pPr>
              <w:rPr>
                <w:rFonts w:cstheme="minorHAnsi"/>
                <w:b/>
                <w:bCs/>
                <w:sz w:val="20"/>
                <w:szCs w:val="20"/>
              </w:rPr>
            </w:pPr>
            <w:r w:rsidRPr="00C56E7A">
              <w:rPr>
                <w:rFonts w:cstheme="minorHAnsi"/>
                <w:b/>
                <w:bCs/>
                <w:sz w:val="20"/>
                <w:szCs w:val="20"/>
              </w:rPr>
              <w:t>Initials</w:t>
            </w:r>
          </w:p>
        </w:tc>
      </w:tr>
      <w:tr w:rsidR="009D3351" w:rsidTr="69DDE2C9" w14:paraId="0AEF48B0" w14:textId="77777777">
        <w:tc>
          <w:tcPr>
            <w:tcW w:w="1165" w:type="dxa"/>
          </w:tcPr>
          <w:p w:rsidRPr="00C56E7A" w:rsidR="009D3351" w:rsidP="008350AF" w:rsidRDefault="009D3351" w14:paraId="410E412F" w14:textId="21DCC747">
            <w:pPr>
              <w:rPr>
                <w:rFonts w:cstheme="minorHAnsi"/>
                <w:sz w:val="20"/>
                <w:szCs w:val="20"/>
              </w:rPr>
            </w:pPr>
          </w:p>
        </w:tc>
        <w:tc>
          <w:tcPr>
            <w:tcW w:w="7290" w:type="dxa"/>
          </w:tcPr>
          <w:p w:rsidRPr="00C56E7A" w:rsidR="009D3351" w:rsidP="008350AF" w:rsidRDefault="009D3351" w14:paraId="5AE76DFB" w14:textId="49A6DF99">
            <w:pPr>
              <w:rPr>
                <w:rFonts w:cstheme="minorHAnsi"/>
                <w:sz w:val="20"/>
                <w:szCs w:val="20"/>
              </w:rPr>
            </w:pPr>
          </w:p>
        </w:tc>
        <w:tc>
          <w:tcPr>
            <w:tcW w:w="895" w:type="dxa"/>
          </w:tcPr>
          <w:p w:rsidRPr="00C56E7A" w:rsidR="009D3351" w:rsidP="008350AF" w:rsidRDefault="009D3351" w14:paraId="7B732214" w14:textId="39DC0B36">
            <w:pPr>
              <w:jc w:val="right"/>
              <w:rPr>
                <w:rFonts w:cstheme="minorHAnsi"/>
                <w:sz w:val="20"/>
                <w:szCs w:val="20"/>
              </w:rPr>
            </w:pPr>
          </w:p>
        </w:tc>
      </w:tr>
      <w:tr w:rsidR="009D3351" w:rsidTr="69DDE2C9" w14:paraId="3C4B7F37" w14:textId="77777777">
        <w:tc>
          <w:tcPr>
            <w:tcW w:w="1165" w:type="dxa"/>
          </w:tcPr>
          <w:p w:rsidRPr="00C56E7A" w:rsidR="009D3351" w:rsidP="008350AF" w:rsidRDefault="009D3351" w14:paraId="18C43F50" w14:textId="77777777">
            <w:pPr>
              <w:rPr>
                <w:rFonts w:cstheme="minorHAnsi"/>
                <w:sz w:val="20"/>
                <w:szCs w:val="20"/>
              </w:rPr>
            </w:pPr>
          </w:p>
        </w:tc>
        <w:tc>
          <w:tcPr>
            <w:tcW w:w="7290" w:type="dxa"/>
          </w:tcPr>
          <w:p w:rsidRPr="00C56E7A" w:rsidR="009D3351" w:rsidP="008350AF" w:rsidRDefault="009D3351" w14:paraId="3BBD9C75" w14:textId="77777777">
            <w:pPr>
              <w:rPr>
                <w:rFonts w:cstheme="minorHAnsi"/>
                <w:sz w:val="20"/>
                <w:szCs w:val="20"/>
              </w:rPr>
            </w:pPr>
          </w:p>
        </w:tc>
        <w:tc>
          <w:tcPr>
            <w:tcW w:w="895" w:type="dxa"/>
          </w:tcPr>
          <w:p w:rsidRPr="00C56E7A" w:rsidR="009D3351" w:rsidP="008350AF" w:rsidRDefault="009D3351" w14:paraId="7427F769" w14:textId="77777777">
            <w:pPr>
              <w:jc w:val="right"/>
              <w:rPr>
                <w:rFonts w:cstheme="minorHAnsi"/>
                <w:sz w:val="20"/>
                <w:szCs w:val="20"/>
              </w:rPr>
            </w:pPr>
          </w:p>
        </w:tc>
      </w:tr>
      <w:tr w:rsidR="009D3351" w:rsidTr="69DDE2C9" w14:paraId="5E8DE31A" w14:textId="77777777">
        <w:tc>
          <w:tcPr>
            <w:tcW w:w="1165" w:type="dxa"/>
          </w:tcPr>
          <w:p w:rsidRPr="00C56E7A" w:rsidR="009D3351" w:rsidP="008350AF" w:rsidRDefault="009D3351" w14:paraId="375C356D" w14:textId="77777777">
            <w:pPr>
              <w:rPr>
                <w:rFonts w:cstheme="minorHAnsi"/>
                <w:sz w:val="20"/>
                <w:szCs w:val="20"/>
              </w:rPr>
            </w:pPr>
          </w:p>
        </w:tc>
        <w:tc>
          <w:tcPr>
            <w:tcW w:w="7290" w:type="dxa"/>
          </w:tcPr>
          <w:p w:rsidRPr="00C56E7A" w:rsidR="009D3351" w:rsidP="008350AF" w:rsidRDefault="009D3351" w14:paraId="677A6545" w14:textId="77777777">
            <w:pPr>
              <w:rPr>
                <w:rFonts w:cstheme="minorHAnsi"/>
                <w:sz w:val="20"/>
                <w:szCs w:val="20"/>
              </w:rPr>
            </w:pPr>
          </w:p>
        </w:tc>
        <w:tc>
          <w:tcPr>
            <w:tcW w:w="895" w:type="dxa"/>
          </w:tcPr>
          <w:p w:rsidRPr="00C56E7A" w:rsidR="009D3351" w:rsidP="008350AF" w:rsidRDefault="009D3351" w14:paraId="5D8BFDA1" w14:textId="77777777">
            <w:pPr>
              <w:jc w:val="right"/>
              <w:rPr>
                <w:rFonts w:cstheme="minorHAnsi"/>
                <w:sz w:val="20"/>
                <w:szCs w:val="20"/>
              </w:rPr>
            </w:pPr>
          </w:p>
        </w:tc>
      </w:tr>
    </w:tbl>
    <w:p w:rsidR="00611468" w:rsidP="00FC17CD" w:rsidRDefault="00611468" w14:paraId="52F2E50F" w14:textId="77777777">
      <w:pPr>
        <w:rPr>
          <w:color w:val="EE0000"/>
        </w:rPr>
      </w:pPr>
    </w:p>
    <w:p w:rsidRPr="006D766A" w:rsidR="006D766A" w:rsidP="00FC17CD" w:rsidRDefault="006D766A" w14:paraId="42636574" w14:textId="77777777">
      <w:pPr>
        <w:rPr>
          <w:rFonts w:cstheme="minorHAnsi"/>
          <w:b/>
          <w:bCs/>
          <w:szCs w:val="24"/>
        </w:rPr>
      </w:pPr>
      <w:bookmarkStart w:name="_Toc144806487" w:id="20"/>
      <w:bookmarkEnd w:id="20"/>
    </w:p>
    <w:sectPr w:rsidRPr="006D766A" w:rsidR="006D766A" w:rsidSect="00A11C00">
      <w:pgSz w:w="12240" w:h="15840" w:orient="portrait"/>
      <w:pgMar w:top="1800" w:right="1440" w:bottom="144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000D" w:rsidP="00C81155" w:rsidRDefault="0065000D" w14:paraId="36112286" w14:textId="77777777">
      <w:pPr>
        <w:spacing w:line="240" w:lineRule="auto"/>
      </w:pPr>
      <w:r>
        <w:separator/>
      </w:r>
    </w:p>
  </w:endnote>
  <w:endnote w:type="continuationSeparator" w:id="0">
    <w:p w:rsidR="0065000D" w:rsidP="00C81155" w:rsidRDefault="0065000D" w14:paraId="4E69857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247285"/>
      <w:docPartObj>
        <w:docPartGallery w:val="Page Numbers (Bottom of Page)"/>
        <w:docPartUnique/>
      </w:docPartObj>
    </w:sdtPr>
    <w:sdtEndPr>
      <w:rPr>
        <w:noProof/>
      </w:rPr>
    </w:sdtEndPr>
    <w:sdtContent>
      <w:p w:rsidR="00E41D94" w:rsidRDefault="00E41D94" w14:paraId="625B585E" w14:textId="478013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E41D94" w:rsidRDefault="00E41D94" w14:paraId="311858C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000D" w:rsidP="00C81155" w:rsidRDefault="0065000D" w14:paraId="1A8AA44E" w14:textId="77777777">
      <w:pPr>
        <w:spacing w:line="240" w:lineRule="auto"/>
      </w:pPr>
      <w:r>
        <w:separator/>
      </w:r>
    </w:p>
  </w:footnote>
  <w:footnote w:type="continuationSeparator" w:id="0">
    <w:p w:rsidR="0065000D" w:rsidP="00C81155" w:rsidRDefault="0065000D" w14:paraId="1F106CB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81155" w:rsidP="0006411A" w:rsidRDefault="69DDE2C9" w14:paraId="41451495" w14:textId="674AB871">
    <w:pPr>
      <w:pStyle w:val="Header"/>
      <w:jc w:val="center"/>
    </w:pPr>
    <w:r>
      <w:rPr>
        <w:noProof/>
      </w:rPr>
      <w:drawing>
        <wp:inline distT="0" distB="0" distL="0" distR="0" wp14:anchorId="3892B4BF" wp14:editId="5E213205">
          <wp:extent cx="1581150" cy="820876"/>
          <wp:effectExtent l="0" t="0" r="0" b="0"/>
          <wp:docPr id="47348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4571" cy="827844"/>
                  </a:xfrm>
                  <a:prstGeom prst="rect">
                    <a:avLst/>
                  </a:prstGeom>
                  <a:noFill/>
                  <a:ln>
                    <a:noFill/>
                  </a:ln>
                </pic:spPr>
              </pic:pic>
            </a:graphicData>
          </a:graphic>
        </wp:inline>
      </w:drawing>
    </w:r>
  </w:p>
  <w:p w:rsidRPr="0006411A" w:rsidR="00F878D4" w:rsidP="0006411A" w:rsidRDefault="00F878D4" w14:paraId="3DB18AD9"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674"/>
    <w:multiLevelType w:val="hybridMultilevel"/>
    <w:tmpl w:val="0E5E77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2C0F2B"/>
    <w:multiLevelType w:val="multilevel"/>
    <w:tmpl w:val="D22EE3C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20E516E0"/>
    <w:multiLevelType w:val="multilevel"/>
    <w:tmpl w:val="44EC9CC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AC16981"/>
    <w:multiLevelType w:val="hybridMultilevel"/>
    <w:tmpl w:val="84CE3C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D695502"/>
    <w:multiLevelType w:val="hybridMultilevel"/>
    <w:tmpl w:val="E5269B82"/>
    <w:lvl w:ilvl="0" w:tplc="10090003">
      <w:start w:val="1"/>
      <w:numFmt w:val="bullet"/>
      <w:lvlText w:val="o"/>
      <w:lvlJc w:val="left"/>
      <w:pPr>
        <w:ind w:left="360" w:hanging="360"/>
      </w:pPr>
      <w:rPr>
        <w:rFonts w:hint="default" w:ascii="Courier New" w:hAnsi="Courier New" w:cs="Courier New"/>
      </w:rPr>
    </w:lvl>
    <w:lvl w:ilvl="1" w:tplc="10090003" w:tentative="1">
      <w:start w:val="1"/>
      <w:numFmt w:val="bullet"/>
      <w:lvlText w:val="o"/>
      <w:lvlJc w:val="left"/>
      <w:pPr>
        <w:ind w:left="360" w:hanging="360"/>
      </w:pPr>
      <w:rPr>
        <w:rFonts w:hint="default" w:ascii="Courier New" w:hAnsi="Courier New" w:cs="Courier New"/>
      </w:rPr>
    </w:lvl>
    <w:lvl w:ilvl="2" w:tplc="10090005" w:tentative="1">
      <w:start w:val="1"/>
      <w:numFmt w:val="bullet"/>
      <w:lvlText w:val=""/>
      <w:lvlJc w:val="left"/>
      <w:pPr>
        <w:ind w:left="1080" w:hanging="360"/>
      </w:pPr>
      <w:rPr>
        <w:rFonts w:hint="default" w:ascii="Wingdings" w:hAnsi="Wingdings"/>
      </w:rPr>
    </w:lvl>
    <w:lvl w:ilvl="3" w:tplc="10090001" w:tentative="1">
      <w:start w:val="1"/>
      <w:numFmt w:val="bullet"/>
      <w:lvlText w:val=""/>
      <w:lvlJc w:val="left"/>
      <w:pPr>
        <w:ind w:left="1800" w:hanging="360"/>
      </w:pPr>
      <w:rPr>
        <w:rFonts w:hint="default" w:ascii="Symbol" w:hAnsi="Symbol"/>
      </w:rPr>
    </w:lvl>
    <w:lvl w:ilvl="4" w:tplc="10090003" w:tentative="1">
      <w:start w:val="1"/>
      <w:numFmt w:val="bullet"/>
      <w:lvlText w:val="o"/>
      <w:lvlJc w:val="left"/>
      <w:pPr>
        <w:ind w:left="2520" w:hanging="360"/>
      </w:pPr>
      <w:rPr>
        <w:rFonts w:hint="default" w:ascii="Courier New" w:hAnsi="Courier New" w:cs="Courier New"/>
      </w:rPr>
    </w:lvl>
    <w:lvl w:ilvl="5" w:tplc="10090005" w:tentative="1">
      <w:start w:val="1"/>
      <w:numFmt w:val="bullet"/>
      <w:lvlText w:val=""/>
      <w:lvlJc w:val="left"/>
      <w:pPr>
        <w:ind w:left="3240" w:hanging="360"/>
      </w:pPr>
      <w:rPr>
        <w:rFonts w:hint="default" w:ascii="Wingdings" w:hAnsi="Wingdings"/>
      </w:rPr>
    </w:lvl>
    <w:lvl w:ilvl="6" w:tplc="10090001" w:tentative="1">
      <w:start w:val="1"/>
      <w:numFmt w:val="bullet"/>
      <w:lvlText w:val=""/>
      <w:lvlJc w:val="left"/>
      <w:pPr>
        <w:ind w:left="3960" w:hanging="360"/>
      </w:pPr>
      <w:rPr>
        <w:rFonts w:hint="default" w:ascii="Symbol" w:hAnsi="Symbol"/>
      </w:rPr>
    </w:lvl>
    <w:lvl w:ilvl="7" w:tplc="10090003" w:tentative="1">
      <w:start w:val="1"/>
      <w:numFmt w:val="bullet"/>
      <w:lvlText w:val="o"/>
      <w:lvlJc w:val="left"/>
      <w:pPr>
        <w:ind w:left="4680" w:hanging="360"/>
      </w:pPr>
      <w:rPr>
        <w:rFonts w:hint="default" w:ascii="Courier New" w:hAnsi="Courier New" w:cs="Courier New"/>
      </w:rPr>
    </w:lvl>
    <w:lvl w:ilvl="8" w:tplc="10090005" w:tentative="1">
      <w:start w:val="1"/>
      <w:numFmt w:val="bullet"/>
      <w:lvlText w:val=""/>
      <w:lvlJc w:val="left"/>
      <w:pPr>
        <w:ind w:left="5400" w:hanging="360"/>
      </w:pPr>
      <w:rPr>
        <w:rFonts w:hint="default" w:ascii="Wingdings" w:hAnsi="Wingdings"/>
      </w:rPr>
    </w:lvl>
  </w:abstractNum>
  <w:abstractNum w:abstractNumId="5" w15:restartNumberingAfterBreak="0">
    <w:nsid w:val="30061D47"/>
    <w:multiLevelType w:val="hybridMultilevel"/>
    <w:tmpl w:val="80C813DE"/>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6" w15:restartNumberingAfterBreak="0">
    <w:nsid w:val="301B41C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3B026E9"/>
    <w:multiLevelType w:val="hybridMultilevel"/>
    <w:tmpl w:val="BF2A5EB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8" w15:restartNumberingAfterBreak="0">
    <w:nsid w:val="3E53307B"/>
    <w:multiLevelType w:val="multilevel"/>
    <w:tmpl w:val="C26E8810"/>
    <w:styleLink w:val="Bulletedlist"/>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Symbol" w:hAnsi="Symbol"/>
        <w:color w:val="auto"/>
      </w:rPr>
    </w:lvl>
    <w:lvl w:ilvl="2">
      <w:start w:val="1"/>
      <w:numFmt w:val="bullet"/>
      <w:lvlText w:val=""/>
      <w:lvlJc w:val="left"/>
      <w:pPr>
        <w:ind w:left="1080" w:hanging="360"/>
      </w:pPr>
      <w:rPr>
        <w:rFonts w:hint="default" w:ascii="Symbol" w:hAnsi="Symbol"/>
        <w:color w:val="auto"/>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9" w15:restartNumberingAfterBreak="0">
    <w:nsid w:val="415B7F4A"/>
    <w:multiLevelType w:val="multilevel"/>
    <w:tmpl w:val="1009001F"/>
    <w:lvl w:ilvl="0">
      <w:start w:val="1"/>
      <w:numFmt w:val="decimal"/>
      <w:lvlText w:val="%1."/>
      <w:lvlJc w:val="left"/>
      <w:pPr>
        <w:ind w:left="2160" w:hanging="360"/>
      </w:pPr>
      <w:rPr>
        <w:rFonts w:hint="default"/>
      </w:rPr>
    </w:lvl>
    <w:lvl w:ilvl="1">
      <w:start w:val="1"/>
      <w:numFmt w:val="decimal"/>
      <w:lvlText w:val="%1.%2."/>
      <w:lvlJc w:val="left"/>
      <w:pPr>
        <w:ind w:left="2592" w:hanging="432"/>
      </w:pPr>
    </w:lvl>
    <w:lvl w:ilvl="2">
      <w:start w:val="1"/>
      <w:numFmt w:val="decimal"/>
      <w:lvlText w:val="%1.%2.%3."/>
      <w:lvlJc w:val="left"/>
      <w:pPr>
        <w:ind w:left="3024" w:hanging="504"/>
      </w:pPr>
    </w:lvl>
    <w:lvl w:ilvl="3">
      <w:start w:val="1"/>
      <w:numFmt w:val="decimal"/>
      <w:lvlText w:val="%1.%2.%3.%4."/>
      <w:lvlJc w:val="left"/>
      <w:pPr>
        <w:ind w:left="3528" w:hanging="648"/>
      </w:pPr>
    </w:lvl>
    <w:lvl w:ilvl="4">
      <w:start w:val="1"/>
      <w:numFmt w:val="decimal"/>
      <w:lvlText w:val="%1.%2.%3.%4.%5."/>
      <w:lvlJc w:val="left"/>
      <w:pPr>
        <w:ind w:left="4032" w:hanging="792"/>
      </w:pPr>
    </w:lvl>
    <w:lvl w:ilvl="5">
      <w:start w:val="1"/>
      <w:numFmt w:val="decimal"/>
      <w:lvlText w:val="%1.%2.%3.%4.%5.%6."/>
      <w:lvlJc w:val="left"/>
      <w:pPr>
        <w:ind w:left="4536" w:hanging="936"/>
      </w:pPr>
    </w:lvl>
    <w:lvl w:ilvl="6">
      <w:start w:val="1"/>
      <w:numFmt w:val="decimal"/>
      <w:lvlText w:val="%1.%2.%3.%4.%5.%6.%7."/>
      <w:lvlJc w:val="left"/>
      <w:pPr>
        <w:ind w:left="5040" w:hanging="1080"/>
      </w:pPr>
    </w:lvl>
    <w:lvl w:ilvl="7">
      <w:start w:val="1"/>
      <w:numFmt w:val="decimal"/>
      <w:lvlText w:val="%1.%2.%3.%4.%5.%6.%7.%8."/>
      <w:lvlJc w:val="left"/>
      <w:pPr>
        <w:ind w:left="5544" w:hanging="1224"/>
      </w:pPr>
    </w:lvl>
    <w:lvl w:ilvl="8">
      <w:start w:val="1"/>
      <w:numFmt w:val="decimal"/>
      <w:lvlText w:val="%1.%2.%3.%4.%5.%6.%7.%8.%9."/>
      <w:lvlJc w:val="left"/>
      <w:pPr>
        <w:ind w:left="6120" w:hanging="1440"/>
      </w:pPr>
    </w:lvl>
  </w:abstractNum>
  <w:abstractNum w:abstractNumId="10" w15:restartNumberingAfterBreak="0">
    <w:nsid w:val="424643C2"/>
    <w:multiLevelType w:val="hybridMultilevel"/>
    <w:tmpl w:val="FFE20772"/>
    <w:lvl w:ilvl="0" w:tplc="1AA0D488">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8220F22"/>
    <w:multiLevelType w:val="hybridMultilevel"/>
    <w:tmpl w:val="6BD2AEB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2" w15:restartNumberingAfterBreak="0">
    <w:nsid w:val="4D6265EF"/>
    <w:multiLevelType w:val="hybridMultilevel"/>
    <w:tmpl w:val="F7C4B32E"/>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3" w15:restartNumberingAfterBreak="0">
    <w:nsid w:val="4FA834C9"/>
    <w:multiLevelType w:val="multilevel"/>
    <w:tmpl w:val="32EE1D0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00F1773"/>
    <w:multiLevelType w:val="hybridMultilevel"/>
    <w:tmpl w:val="908EF9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2F47F7"/>
    <w:multiLevelType w:val="hybridMultilevel"/>
    <w:tmpl w:val="46CEB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333A73"/>
    <w:multiLevelType w:val="hybridMultilevel"/>
    <w:tmpl w:val="986CD6BA"/>
    <w:lvl w:ilvl="0" w:tplc="3364E376">
      <w:start w:val="1"/>
      <w:numFmt w:val="bullet"/>
      <w:pStyle w:val="ListParagraph"/>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7" w15:restartNumberingAfterBreak="0">
    <w:nsid w:val="62CB5149"/>
    <w:multiLevelType w:val="hybridMultilevel"/>
    <w:tmpl w:val="3F5875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4990ED0"/>
    <w:multiLevelType w:val="hybridMultilevel"/>
    <w:tmpl w:val="C25A68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69DD7ECD"/>
    <w:multiLevelType w:val="multilevel"/>
    <w:tmpl w:val="64E2BF9C"/>
    <w:lvl w:ilvl="0">
      <w:start w:val="1"/>
      <w:numFmt w:val="bullet"/>
      <w:lvlText w:val="o"/>
      <w:lvlJc w:val="left"/>
      <w:pPr>
        <w:ind w:left="360" w:hanging="360"/>
      </w:pPr>
      <w:rPr>
        <w:rFonts w:hint="default" w:ascii="Courier New" w:hAnsi="Courier New" w:cs="Courier New"/>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A051AC6"/>
    <w:multiLevelType w:val="hybridMultilevel"/>
    <w:tmpl w:val="B5446CD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1" w15:restartNumberingAfterBreak="0">
    <w:nsid w:val="6C2465FF"/>
    <w:multiLevelType w:val="multilevel"/>
    <w:tmpl w:val="C26E8810"/>
    <w:numStyleLink w:val="Bulletedlist"/>
  </w:abstractNum>
  <w:abstractNum w:abstractNumId="22" w15:restartNumberingAfterBreak="0">
    <w:nsid w:val="6D220390"/>
    <w:multiLevelType w:val="hybridMultilevel"/>
    <w:tmpl w:val="9DA8AB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1CD2471"/>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26B48E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E862BD9"/>
    <w:multiLevelType w:val="multilevel"/>
    <w:tmpl w:val="1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198933597">
    <w:abstractNumId w:val="15"/>
  </w:num>
  <w:num w:numId="2" w16cid:durableId="2087723463">
    <w:abstractNumId w:val="14"/>
  </w:num>
  <w:num w:numId="3" w16cid:durableId="1962370549">
    <w:abstractNumId w:val="7"/>
  </w:num>
  <w:num w:numId="4" w16cid:durableId="1101757981">
    <w:abstractNumId w:val="16"/>
  </w:num>
  <w:num w:numId="5" w16cid:durableId="140774528">
    <w:abstractNumId w:val="5"/>
  </w:num>
  <w:num w:numId="6" w16cid:durableId="429088316">
    <w:abstractNumId w:val="20"/>
  </w:num>
  <w:num w:numId="7" w16cid:durableId="1265845198">
    <w:abstractNumId w:val="21"/>
  </w:num>
  <w:num w:numId="8" w16cid:durableId="487016074">
    <w:abstractNumId w:val="8"/>
  </w:num>
  <w:num w:numId="9" w16cid:durableId="997611578">
    <w:abstractNumId w:val="24"/>
  </w:num>
  <w:num w:numId="10" w16cid:durableId="1994677060">
    <w:abstractNumId w:val="23"/>
  </w:num>
  <w:num w:numId="11" w16cid:durableId="281109308">
    <w:abstractNumId w:val="12"/>
  </w:num>
  <w:num w:numId="12" w16cid:durableId="2075539155">
    <w:abstractNumId w:val="19"/>
  </w:num>
  <w:num w:numId="13" w16cid:durableId="931863957">
    <w:abstractNumId w:val="2"/>
  </w:num>
  <w:num w:numId="14" w16cid:durableId="1295869856">
    <w:abstractNumId w:val="13"/>
  </w:num>
  <w:num w:numId="15" w16cid:durableId="303120237">
    <w:abstractNumId w:val="9"/>
  </w:num>
  <w:num w:numId="16" w16cid:durableId="1968388502">
    <w:abstractNumId w:val="25"/>
  </w:num>
  <w:num w:numId="17" w16cid:durableId="2056461430">
    <w:abstractNumId w:val="1"/>
  </w:num>
  <w:num w:numId="18" w16cid:durableId="389113276">
    <w:abstractNumId w:val="6"/>
  </w:num>
  <w:num w:numId="19" w16cid:durableId="1467317206">
    <w:abstractNumId w:val="1"/>
    <w:lvlOverride w:ilvl="0">
      <w:startOverride w:val="2"/>
    </w:lvlOverride>
    <w:lvlOverride w:ilvl="1">
      <w:startOverride w:val="1"/>
    </w:lvlOverride>
  </w:num>
  <w:num w:numId="20" w16cid:durableId="425686591">
    <w:abstractNumId w:val="4"/>
  </w:num>
  <w:num w:numId="21" w16cid:durableId="544802710">
    <w:abstractNumId w:val="16"/>
  </w:num>
  <w:num w:numId="22" w16cid:durableId="236936726">
    <w:abstractNumId w:val="11"/>
  </w:num>
  <w:num w:numId="23" w16cid:durableId="1458989359">
    <w:abstractNumId w:val="0"/>
  </w:num>
  <w:num w:numId="24" w16cid:durableId="1441950549">
    <w:abstractNumId w:val="18"/>
  </w:num>
  <w:num w:numId="25" w16cid:durableId="128477520">
    <w:abstractNumId w:val="22"/>
  </w:num>
  <w:num w:numId="26" w16cid:durableId="490491156">
    <w:abstractNumId w:val="3"/>
  </w:num>
  <w:num w:numId="27" w16cid:durableId="996149030">
    <w:abstractNumId w:val="17"/>
  </w:num>
  <w:num w:numId="28" w16cid:durableId="11275040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D9E54C"/>
    <w:rsid w:val="00001C78"/>
    <w:rsid w:val="00001E59"/>
    <w:rsid w:val="00002035"/>
    <w:rsid w:val="000034C0"/>
    <w:rsid w:val="0000389C"/>
    <w:rsid w:val="000071B0"/>
    <w:rsid w:val="00011336"/>
    <w:rsid w:val="00011834"/>
    <w:rsid w:val="0001387C"/>
    <w:rsid w:val="00021029"/>
    <w:rsid w:val="0003075C"/>
    <w:rsid w:val="0004055E"/>
    <w:rsid w:val="00040EF3"/>
    <w:rsid w:val="000412E2"/>
    <w:rsid w:val="000452B0"/>
    <w:rsid w:val="00047AF4"/>
    <w:rsid w:val="00047E9C"/>
    <w:rsid w:val="00050D3D"/>
    <w:rsid w:val="00053AFF"/>
    <w:rsid w:val="00060349"/>
    <w:rsid w:val="0006411A"/>
    <w:rsid w:val="0006530C"/>
    <w:rsid w:val="00065744"/>
    <w:rsid w:val="00067316"/>
    <w:rsid w:val="0006792C"/>
    <w:rsid w:val="00071610"/>
    <w:rsid w:val="00073B26"/>
    <w:rsid w:val="000755F2"/>
    <w:rsid w:val="0008381F"/>
    <w:rsid w:val="00083B4C"/>
    <w:rsid w:val="0008532E"/>
    <w:rsid w:val="000869D0"/>
    <w:rsid w:val="00087674"/>
    <w:rsid w:val="00093B4E"/>
    <w:rsid w:val="00095B19"/>
    <w:rsid w:val="000A5411"/>
    <w:rsid w:val="000A6355"/>
    <w:rsid w:val="000C2DC4"/>
    <w:rsid w:val="000C3F77"/>
    <w:rsid w:val="000D581F"/>
    <w:rsid w:val="000E1151"/>
    <w:rsid w:val="000E16EA"/>
    <w:rsid w:val="000E54CC"/>
    <w:rsid w:val="000F1C33"/>
    <w:rsid w:val="000F7608"/>
    <w:rsid w:val="0011010E"/>
    <w:rsid w:val="001106AC"/>
    <w:rsid w:val="00110A34"/>
    <w:rsid w:val="00113EC5"/>
    <w:rsid w:val="0011566E"/>
    <w:rsid w:val="001167AB"/>
    <w:rsid w:val="00117F78"/>
    <w:rsid w:val="00120490"/>
    <w:rsid w:val="001206E1"/>
    <w:rsid w:val="00124361"/>
    <w:rsid w:val="00125C38"/>
    <w:rsid w:val="0013012A"/>
    <w:rsid w:val="0013058F"/>
    <w:rsid w:val="00130CFC"/>
    <w:rsid w:val="00134EC2"/>
    <w:rsid w:val="0014060A"/>
    <w:rsid w:val="00141159"/>
    <w:rsid w:val="00144AA8"/>
    <w:rsid w:val="00144D60"/>
    <w:rsid w:val="001452B0"/>
    <w:rsid w:val="00150AED"/>
    <w:rsid w:val="001601D4"/>
    <w:rsid w:val="00160B33"/>
    <w:rsid w:val="00171CBE"/>
    <w:rsid w:val="00175DCD"/>
    <w:rsid w:val="00194964"/>
    <w:rsid w:val="00196D9A"/>
    <w:rsid w:val="001A304F"/>
    <w:rsid w:val="001A67C1"/>
    <w:rsid w:val="001B54FC"/>
    <w:rsid w:val="001B6B75"/>
    <w:rsid w:val="001B6C15"/>
    <w:rsid w:val="001C30F5"/>
    <w:rsid w:val="001C52DD"/>
    <w:rsid w:val="001D5A80"/>
    <w:rsid w:val="001D7FAC"/>
    <w:rsid w:val="001E21E5"/>
    <w:rsid w:val="001E3381"/>
    <w:rsid w:val="001E498F"/>
    <w:rsid w:val="001E66DF"/>
    <w:rsid w:val="001F1001"/>
    <w:rsid w:val="001F287A"/>
    <w:rsid w:val="001F3A32"/>
    <w:rsid w:val="0020010C"/>
    <w:rsid w:val="00202E30"/>
    <w:rsid w:val="00221BFA"/>
    <w:rsid w:val="00222888"/>
    <w:rsid w:val="0022744E"/>
    <w:rsid w:val="002316A0"/>
    <w:rsid w:val="00243342"/>
    <w:rsid w:val="00271DDF"/>
    <w:rsid w:val="00286035"/>
    <w:rsid w:val="002912EB"/>
    <w:rsid w:val="00291342"/>
    <w:rsid w:val="00296F58"/>
    <w:rsid w:val="002A0A48"/>
    <w:rsid w:val="002A5433"/>
    <w:rsid w:val="002A7EFD"/>
    <w:rsid w:val="002B3C68"/>
    <w:rsid w:val="002B6664"/>
    <w:rsid w:val="002C5930"/>
    <w:rsid w:val="002C77F6"/>
    <w:rsid w:val="002D1F09"/>
    <w:rsid w:val="002D56AD"/>
    <w:rsid w:val="002D614D"/>
    <w:rsid w:val="002E0F4D"/>
    <w:rsid w:val="002E20CA"/>
    <w:rsid w:val="002E6777"/>
    <w:rsid w:val="002F187B"/>
    <w:rsid w:val="002F6C63"/>
    <w:rsid w:val="002F7A7F"/>
    <w:rsid w:val="002F7AFF"/>
    <w:rsid w:val="0030027C"/>
    <w:rsid w:val="0030163D"/>
    <w:rsid w:val="00301934"/>
    <w:rsid w:val="003033AA"/>
    <w:rsid w:val="00310AD1"/>
    <w:rsid w:val="003117A7"/>
    <w:rsid w:val="00317EC5"/>
    <w:rsid w:val="003221A0"/>
    <w:rsid w:val="00322DF3"/>
    <w:rsid w:val="00323751"/>
    <w:rsid w:val="0032768C"/>
    <w:rsid w:val="00330C83"/>
    <w:rsid w:val="00331016"/>
    <w:rsid w:val="00331916"/>
    <w:rsid w:val="00335692"/>
    <w:rsid w:val="00336216"/>
    <w:rsid w:val="003425DB"/>
    <w:rsid w:val="0034390A"/>
    <w:rsid w:val="003571BD"/>
    <w:rsid w:val="0035744C"/>
    <w:rsid w:val="00357B73"/>
    <w:rsid w:val="0036015F"/>
    <w:rsid w:val="00362032"/>
    <w:rsid w:val="00362F00"/>
    <w:rsid w:val="003651A1"/>
    <w:rsid w:val="003656CE"/>
    <w:rsid w:val="00367229"/>
    <w:rsid w:val="00373F73"/>
    <w:rsid w:val="00386ABD"/>
    <w:rsid w:val="003942BF"/>
    <w:rsid w:val="00397A2F"/>
    <w:rsid w:val="003A1393"/>
    <w:rsid w:val="003A6DDF"/>
    <w:rsid w:val="003B0105"/>
    <w:rsid w:val="003B0440"/>
    <w:rsid w:val="003B0AA8"/>
    <w:rsid w:val="003B5DDB"/>
    <w:rsid w:val="003B7BB0"/>
    <w:rsid w:val="003B7C6E"/>
    <w:rsid w:val="003C3EAC"/>
    <w:rsid w:val="003C3FB0"/>
    <w:rsid w:val="003C6CC1"/>
    <w:rsid w:val="003E0257"/>
    <w:rsid w:val="003E6238"/>
    <w:rsid w:val="003F0FBA"/>
    <w:rsid w:val="003F31F1"/>
    <w:rsid w:val="003F6CEB"/>
    <w:rsid w:val="00401371"/>
    <w:rsid w:val="0040608B"/>
    <w:rsid w:val="004110BD"/>
    <w:rsid w:val="00414BB0"/>
    <w:rsid w:val="00422644"/>
    <w:rsid w:val="00422E5A"/>
    <w:rsid w:val="004230AB"/>
    <w:rsid w:val="00431738"/>
    <w:rsid w:val="00441072"/>
    <w:rsid w:val="00444439"/>
    <w:rsid w:val="00454D9C"/>
    <w:rsid w:val="004611E6"/>
    <w:rsid w:val="00461247"/>
    <w:rsid w:val="00463783"/>
    <w:rsid w:val="00463EE1"/>
    <w:rsid w:val="00474A7C"/>
    <w:rsid w:val="0047571E"/>
    <w:rsid w:val="00476916"/>
    <w:rsid w:val="00476AF1"/>
    <w:rsid w:val="00477D42"/>
    <w:rsid w:val="004928CF"/>
    <w:rsid w:val="00494850"/>
    <w:rsid w:val="0049604C"/>
    <w:rsid w:val="0049724E"/>
    <w:rsid w:val="00497D4F"/>
    <w:rsid w:val="004A03E4"/>
    <w:rsid w:val="004A0EF5"/>
    <w:rsid w:val="004A3F2C"/>
    <w:rsid w:val="004A4547"/>
    <w:rsid w:val="004B30FF"/>
    <w:rsid w:val="004B7A12"/>
    <w:rsid w:val="004C53AF"/>
    <w:rsid w:val="004C7963"/>
    <w:rsid w:val="004D1560"/>
    <w:rsid w:val="004D6116"/>
    <w:rsid w:val="004E7488"/>
    <w:rsid w:val="004F4F42"/>
    <w:rsid w:val="004F6F47"/>
    <w:rsid w:val="00503455"/>
    <w:rsid w:val="00510A88"/>
    <w:rsid w:val="00522C33"/>
    <w:rsid w:val="00525E61"/>
    <w:rsid w:val="00531021"/>
    <w:rsid w:val="005316E6"/>
    <w:rsid w:val="005333F1"/>
    <w:rsid w:val="0053569E"/>
    <w:rsid w:val="00542338"/>
    <w:rsid w:val="005429B4"/>
    <w:rsid w:val="00543E97"/>
    <w:rsid w:val="005468EA"/>
    <w:rsid w:val="0055695B"/>
    <w:rsid w:val="00562B7B"/>
    <w:rsid w:val="005730CE"/>
    <w:rsid w:val="00577470"/>
    <w:rsid w:val="0059110C"/>
    <w:rsid w:val="00591FE9"/>
    <w:rsid w:val="005939EB"/>
    <w:rsid w:val="00593FB0"/>
    <w:rsid w:val="005A35DE"/>
    <w:rsid w:val="005A5E32"/>
    <w:rsid w:val="005C0D4A"/>
    <w:rsid w:val="005C401B"/>
    <w:rsid w:val="005E1CB2"/>
    <w:rsid w:val="005E363C"/>
    <w:rsid w:val="005E5BCC"/>
    <w:rsid w:val="005E6F9F"/>
    <w:rsid w:val="005F39BE"/>
    <w:rsid w:val="005F4DFC"/>
    <w:rsid w:val="005F5840"/>
    <w:rsid w:val="005F71E9"/>
    <w:rsid w:val="0060344B"/>
    <w:rsid w:val="00611468"/>
    <w:rsid w:val="00613387"/>
    <w:rsid w:val="00621CD4"/>
    <w:rsid w:val="0063427C"/>
    <w:rsid w:val="00637DF5"/>
    <w:rsid w:val="0065000D"/>
    <w:rsid w:val="006504CB"/>
    <w:rsid w:val="00650558"/>
    <w:rsid w:val="0065281C"/>
    <w:rsid w:val="006647E7"/>
    <w:rsid w:val="00671358"/>
    <w:rsid w:val="006747FF"/>
    <w:rsid w:val="00677788"/>
    <w:rsid w:val="00685236"/>
    <w:rsid w:val="00685AF3"/>
    <w:rsid w:val="0068701F"/>
    <w:rsid w:val="00692991"/>
    <w:rsid w:val="0069312C"/>
    <w:rsid w:val="0069608A"/>
    <w:rsid w:val="0069706F"/>
    <w:rsid w:val="006B0FE0"/>
    <w:rsid w:val="006B167B"/>
    <w:rsid w:val="006B50B0"/>
    <w:rsid w:val="006B5CD7"/>
    <w:rsid w:val="006B5CF9"/>
    <w:rsid w:val="006B7622"/>
    <w:rsid w:val="006C325B"/>
    <w:rsid w:val="006C3A90"/>
    <w:rsid w:val="006C66F5"/>
    <w:rsid w:val="006C7EB8"/>
    <w:rsid w:val="006D04CF"/>
    <w:rsid w:val="006D440D"/>
    <w:rsid w:val="006D708F"/>
    <w:rsid w:val="006D766A"/>
    <w:rsid w:val="006E4541"/>
    <w:rsid w:val="006F3609"/>
    <w:rsid w:val="006F69D5"/>
    <w:rsid w:val="00710BAA"/>
    <w:rsid w:val="007223FF"/>
    <w:rsid w:val="00722FF2"/>
    <w:rsid w:val="00723D8F"/>
    <w:rsid w:val="007241C7"/>
    <w:rsid w:val="00733082"/>
    <w:rsid w:val="00734DAB"/>
    <w:rsid w:val="007375B0"/>
    <w:rsid w:val="007401C6"/>
    <w:rsid w:val="0074287E"/>
    <w:rsid w:val="00744DDD"/>
    <w:rsid w:val="00760051"/>
    <w:rsid w:val="00766274"/>
    <w:rsid w:val="00767689"/>
    <w:rsid w:val="0077193A"/>
    <w:rsid w:val="007739E8"/>
    <w:rsid w:val="00780676"/>
    <w:rsid w:val="00784AAC"/>
    <w:rsid w:val="007867D3"/>
    <w:rsid w:val="00792A4B"/>
    <w:rsid w:val="007932E9"/>
    <w:rsid w:val="00797784"/>
    <w:rsid w:val="007A7919"/>
    <w:rsid w:val="007B1030"/>
    <w:rsid w:val="007B33A5"/>
    <w:rsid w:val="007B409C"/>
    <w:rsid w:val="007C260B"/>
    <w:rsid w:val="007C26E8"/>
    <w:rsid w:val="007C369D"/>
    <w:rsid w:val="007C3E17"/>
    <w:rsid w:val="007D0490"/>
    <w:rsid w:val="007E0319"/>
    <w:rsid w:val="007E1A8A"/>
    <w:rsid w:val="007E1F91"/>
    <w:rsid w:val="007F6729"/>
    <w:rsid w:val="007F7F49"/>
    <w:rsid w:val="008036E0"/>
    <w:rsid w:val="00804CE6"/>
    <w:rsid w:val="00811A5A"/>
    <w:rsid w:val="00821407"/>
    <w:rsid w:val="008264FB"/>
    <w:rsid w:val="00826730"/>
    <w:rsid w:val="008277DF"/>
    <w:rsid w:val="0083105C"/>
    <w:rsid w:val="0083304F"/>
    <w:rsid w:val="008350AF"/>
    <w:rsid w:val="00845B50"/>
    <w:rsid w:val="00845D95"/>
    <w:rsid w:val="008517B1"/>
    <w:rsid w:val="008521BC"/>
    <w:rsid w:val="00852BB2"/>
    <w:rsid w:val="00854055"/>
    <w:rsid w:val="00860748"/>
    <w:rsid w:val="008630B0"/>
    <w:rsid w:val="00873662"/>
    <w:rsid w:val="008828D5"/>
    <w:rsid w:val="00882D95"/>
    <w:rsid w:val="00884EC9"/>
    <w:rsid w:val="00895D2B"/>
    <w:rsid w:val="008A748A"/>
    <w:rsid w:val="008A75A0"/>
    <w:rsid w:val="008B01A0"/>
    <w:rsid w:val="008C09F1"/>
    <w:rsid w:val="008C1699"/>
    <w:rsid w:val="008C2E14"/>
    <w:rsid w:val="008C6182"/>
    <w:rsid w:val="008C663F"/>
    <w:rsid w:val="008C7081"/>
    <w:rsid w:val="008C77DA"/>
    <w:rsid w:val="008D1E36"/>
    <w:rsid w:val="008D26BB"/>
    <w:rsid w:val="008D50CA"/>
    <w:rsid w:val="008E09CE"/>
    <w:rsid w:val="008E2C68"/>
    <w:rsid w:val="008E3496"/>
    <w:rsid w:val="008F0DED"/>
    <w:rsid w:val="008F481B"/>
    <w:rsid w:val="008F5776"/>
    <w:rsid w:val="00903708"/>
    <w:rsid w:val="0090646F"/>
    <w:rsid w:val="0091165E"/>
    <w:rsid w:val="009134E1"/>
    <w:rsid w:val="00913F46"/>
    <w:rsid w:val="0091689B"/>
    <w:rsid w:val="00935BCA"/>
    <w:rsid w:val="009426BF"/>
    <w:rsid w:val="00944182"/>
    <w:rsid w:val="0094779B"/>
    <w:rsid w:val="00952E78"/>
    <w:rsid w:val="00960CBF"/>
    <w:rsid w:val="00964EAD"/>
    <w:rsid w:val="00970C2E"/>
    <w:rsid w:val="00971F01"/>
    <w:rsid w:val="00972317"/>
    <w:rsid w:val="00973770"/>
    <w:rsid w:val="00984142"/>
    <w:rsid w:val="00986496"/>
    <w:rsid w:val="009903C2"/>
    <w:rsid w:val="00991267"/>
    <w:rsid w:val="00992592"/>
    <w:rsid w:val="009A042B"/>
    <w:rsid w:val="009A1494"/>
    <w:rsid w:val="009A363D"/>
    <w:rsid w:val="009A457A"/>
    <w:rsid w:val="009A5BC3"/>
    <w:rsid w:val="009A7125"/>
    <w:rsid w:val="009B0E43"/>
    <w:rsid w:val="009B3817"/>
    <w:rsid w:val="009C0C66"/>
    <w:rsid w:val="009C5E92"/>
    <w:rsid w:val="009D0C76"/>
    <w:rsid w:val="009D3351"/>
    <w:rsid w:val="009D594D"/>
    <w:rsid w:val="009D777F"/>
    <w:rsid w:val="009E110A"/>
    <w:rsid w:val="009F4C19"/>
    <w:rsid w:val="00A11C00"/>
    <w:rsid w:val="00A12C10"/>
    <w:rsid w:val="00A1731E"/>
    <w:rsid w:val="00A406DF"/>
    <w:rsid w:val="00A41BE3"/>
    <w:rsid w:val="00A41D3F"/>
    <w:rsid w:val="00A45140"/>
    <w:rsid w:val="00A45801"/>
    <w:rsid w:val="00A50C88"/>
    <w:rsid w:val="00A537A1"/>
    <w:rsid w:val="00A54459"/>
    <w:rsid w:val="00A55DB0"/>
    <w:rsid w:val="00A6159F"/>
    <w:rsid w:val="00A62384"/>
    <w:rsid w:val="00A62F81"/>
    <w:rsid w:val="00A74B4F"/>
    <w:rsid w:val="00A762A7"/>
    <w:rsid w:val="00A76D74"/>
    <w:rsid w:val="00A80105"/>
    <w:rsid w:val="00A82164"/>
    <w:rsid w:val="00A8674F"/>
    <w:rsid w:val="00A91C5B"/>
    <w:rsid w:val="00A92264"/>
    <w:rsid w:val="00A970B8"/>
    <w:rsid w:val="00AA1493"/>
    <w:rsid w:val="00AA14C1"/>
    <w:rsid w:val="00AA2DD8"/>
    <w:rsid w:val="00AB0E88"/>
    <w:rsid w:val="00AB7CD8"/>
    <w:rsid w:val="00AC39D2"/>
    <w:rsid w:val="00AC49B1"/>
    <w:rsid w:val="00AC519F"/>
    <w:rsid w:val="00AC5A39"/>
    <w:rsid w:val="00AD51C4"/>
    <w:rsid w:val="00AD7C63"/>
    <w:rsid w:val="00AE1497"/>
    <w:rsid w:val="00AE257B"/>
    <w:rsid w:val="00AF3F6A"/>
    <w:rsid w:val="00B00264"/>
    <w:rsid w:val="00B05003"/>
    <w:rsid w:val="00B05AD5"/>
    <w:rsid w:val="00B060AE"/>
    <w:rsid w:val="00B20DDD"/>
    <w:rsid w:val="00B24D17"/>
    <w:rsid w:val="00B251F4"/>
    <w:rsid w:val="00B4515A"/>
    <w:rsid w:val="00B529B0"/>
    <w:rsid w:val="00B53379"/>
    <w:rsid w:val="00B66DB5"/>
    <w:rsid w:val="00B773E2"/>
    <w:rsid w:val="00B86417"/>
    <w:rsid w:val="00B90F05"/>
    <w:rsid w:val="00BA62F1"/>
    <w:rsid w:val="00BB0220"/>
    <w:rsid w:val="00BB0AB5"/>
    <w:rsid w:val="00BB2CA2"/>
    <w:rsid w:val="00BB66A8"/>
    <w:rsid w:val="00BC29C5"/>
    <w:rsid w:val="00BC404E"/>
    <w:rsid w:val="00BC4212"/>
    <w:rsid w:val="00BD555A"/>
    <w:rsid w:val="00BD561A"/>
    <w:rsid w:val="00BD5D73"/>
    <w:rsid w:val="00BE12DF"/>
    <w:rsid w:val="00BE1F85"/>
    <w:rsid w:val="00BE2388"/>
    <w:rsid w:val="00BE3E18"/>
    <w:rsid w:val="00BE5B4C"/>
    <w:rsid w:val="00BE68D4"/>
    <w:rsid w:val="00BF0C11"/>
    <w:rsid w:val="00C029B7"/>
    <w:rsid w:val="00C03217"/>
    <w:rsid w:val="00C0754D"/>
    <w:rsid w:val="00C07C70"/>
    <w:rsid w:val="00C24456"/>
    <w:rsid w:val="00C2646F"/>
    <w:rsid w:val="00C3571A"/>
    <w:rsid w:val="00C36140"/>
    <w:rsid w:val="00C40616"/>
    <w:rsid w:val="00C42907"/>
    <w:rsid w:val="00C467C6"/>
    <w:rsid w:val="00C473CD"/>
    <w:rsid w:val="00C47B84"/>
    <w:rsid w:val="00C50B81"/>
    <w:rsid w:val="00C52CFB"/>
    <w:rsid w:val="00C52FF3"/>
    <w:rsid w:val="00C554FD"/>
    <w:rsid w:val="00C555F4"/>
    <w:rsid w:val="00C55D47"/>
    <w:rsid w:val="00C63613"/>
    <w:rsid w:val="00C644A4"/>
    <w:rsid w:val="00C67A85"/>
    <w:rsid w:val="00C769D4"/>
    <w:rsid w:val="00C81155"/>
    <w:rsid w:val="00C84A33"/>
    <w:rsid w:val="00C90433"/>
    <w:rsid w:val="00C90FC2"/>
    <w:rsid w:val="00C94433"/>
    <w:rsid w:val="00C94BFC"/>
    <w:rsid w:val="00C95914"/>
    <w:rsid w:val="00C96C70"/>
    <w:rsid w:val="00CA5584"/>
    <w:rsid w:val="00CA780D"/>
    <w:rsid w:val="00CC329A"/>
    <w:rsid w:val="00CC6994"/>
    <w:rsid w:val="00CD14F5"/>
    <w:rsid w:val="00CE5D32"/>
    <w:rsid w:val="00CE68F2"/>
    <w:rsid w:val="00CE6A63"/>
    <w:rsid w:val="00CF0123"/>
    <w:rsid w:val="00CF2513"/>
    <w:rsid w:val="00CF75EA"/>
    <w:rsid w:val="00D00EF8"/>
    <w:rsid w:val="00D0345E"/>
    <w:rsid w:val="00D2137F"/>
    <w:rsid w:val="00D255CB"/>
    <w:rsid w:val="00D43F60"/>
    <w:rsid w:val="00D503E5"/>
    <w:rsid w:val="00D56934"/>
    <w:rsid w:val="00D5783D"/>
    <w:rsid w:val="00D648BF"/>
    <w:rsid w:val="00D6658A"/>
    <w:rsid w:val="00D70FBE"/>
    <w:rsid w:val="00D72A29"/>
    <w:rsid w:val="00D745A3"/>
    <w:rsid w:val="00D7537B"/>
    <w:rsid w:val="00D757F0"/>
    <w:rsid w:val="00D76A57"/>
    <w:rsid w:val="00D803DC"/>
    <w:rsid w:val="00D870B3"/>
    <w:rsid w:val="00D87275"/>
    <w:rsid w:val="00D90EEF"/>
    <w:rsid w:val="00D91C86"/>
    <w:rsid w:val="00D94849"/>
    <w:rsid w:val="00DA27FC"/>
    <w:rsid w:val="00DB6370"/>
    <w:rsid w:val="00DB72EA"/>
    <w:rsid w:val="00DB7EE5"/>
    <w:rsid w:val="00DC2228"/>
    <w:rsid w:val="00DC2705"/>
    <w:rsid w:val="00DC2DB5"/>
    <w:rsid w:val="00DC482B"/>
    <w:rsid w:val="00DD258B"/>
    <w:rsid w:val="00DD3A5D"/>
    <w:rsid w:val="00DD486C"/>
    <w:rsid w:val="00DD4BC5"/>
    <w:rsid w:val="00DE2556"/>
    <w:rsid w:val="00DE42B8"/>
    <w:rsid w:val="00DE5527"/>
    <w:rsid w:val="00DF1202"/>
    <w:rsid w:val="00DF57B3"/>
    <w:rsid w:val="00E05100"/>
    <w:rsid w:val="00E06084"/>
    <w:rsid w:val="00E066F9"/>
    <w:rsid w:val="00E171BB"/>
    <w:rsid w:val="00E205A8"/>
    <w:rsid w:val="00E23FFE"/>
    <w:rsid w:val="00E2482A"/>
    <w:rsid w:val="00E27409"/>
    <w:rsid w:val="00E32F0C"/>
    <w:rsid w:val="00E33FA1"/>
    <w:rsid w:val="00E34A14"/>
    <w:rsid w:val="00E37AEA"/>
    <w:rsid w:val="00E40706"/>
    <w:rsid w:val="00E40D26"/>
    <w:rsid w:val="00E41D94"/>
    <w:rsid w:val="00E45D51"/>
    <w:rsid w:val="00E52520"/>
    <w:rsid w:val="00E5409C"/>
    <w:rsid w:val="00E56228"/>
    <w:rsid w:val="00E565E3"/>
    <w:rsid w:val="00E60FEC"/>
    <w:rsid w:val="00E61892"/>
    <w:rsid w:val="00E622DF"/>
    <w:rsid w:val="00E71BEA"/>
    <w:rsid w:val="00E72277"/>
    <w:rsid w:val="00E76500"/>
    <w:rsid w:val="00E76C0D"/>
    <w:rsid w:val="00E811DB"/>
    <w:rsid w:val="00E83B88"/>
    <w:rsid w:val="00E85871"/>
    <w:rsid w:val="00E8685B"/>
    <w:rsid w:val="00E94A21"/>
    <w:rsid w:val="00E97388"/>
    <w:rsid w:val="00EA063C"/>
    <w:rsid w:val="00EA1FC3"/>
    <w:rsid w:val="00EA6EC1"/>
    <w:rsid w:val="00EB4F56"/>
    <w:rsid w:val="00EC0932"/>
    <w:rsid w:val="00EC1F48"/>
    <w:rsid w:val="00ED372E"/>
    <w:rsid w:val="00ED7790"/>
    <w:rsid w:val="00EE1324"/>
    <w:rsid w:val="00EE6577"/>
    <w:rsid w:val="00EF589C"/>
    <w:rsid w:val="00EF6BE8"/>
    <w:rsid w:val="00F01B66"/>
    <w:rsid w:val="00F0310E"/>
    <w:rsid w:val="00F130E2"/>
    <w:rsid w:val="00F2392D"/>
    <w:rsid w:val="00F2559E"/>
    <w:rsid w:val="00F26E22"/>
    <w:rsid w:val="00F321DA"/>
    <w:rsid w:val="00F35BC9"/>
    <w:rsid w:val="00F40D31"/>
    <w:rsid w:val="00F42D7C"/>
    <w:rsid w:val="00F43CCD"/>
    <w:rsid w:val="00F469CE"/>
    <w:rsid w:val="00F524DD"/>
    <w:rsid w:val="00F52AF4"/>
    <w:rsid w:val="00F5408E"/>
    <w:rsid w:val="00F5538B"/>
    <w:rsid w:val="00F55593"/>
    <w:rsid w:val="00F56B4F"/>
    <w:rsid w:val="00F6479A"/>
    <w:rsid w:val="00F7042E"/>
    <w:rsid w:val="00F747E2"/>
    <w:rsid w:val="00F7641A"/>
    <w:rsid w:val="00F77F20"/>
    <w:rsid w:val="00F846A8"/>
    <w:rsid w:val="00F878D4"/>
    <w:rsid w:val="00F87DF3"/>
    <w:rsid w:val="00F90C0A"/>
    <w:rsid w:val="00F91047"/>
    <w:rsid w:val="00F92515"/>
    <w:rsid w:val="00F95E59"/>
    <w:rsid w:val="00F97D5D"/>
    <w:rsid w:val="00FA3755"/>
    <w:rsid w:val="00FA53F9"/>
    <w:rsid w:val="00FB3BBC"/>
    <w:rsid w:val="00FB3C40"/>
    <w:rsid w:val="00FB775D"/>
    <w:rsid w:val="00FC17CD"/>
    <w:rsid w:val="00FC3C82"/>
    <w:rsid w:val="00FC44ED"/>
    <w:rsid w:val="00FD0742"/>
    <w:rsid w:val="00FD1C40"/>
    <w:rsid w:val="00FD4C26"/>
    <w:rsid w:val="00FE0722"/>
    <w:rsid w:val="00FE2A31"/>
    <w:rsid w:val="00FE2EE3"/>
    <w:rsid w:val="00FF34F6"/>
    <w:rsid w:val="00FF5113"/>
    <w:rsid w:val="01A5E86A"/>
    <w:rsid w:val="031212CF"/>
    <w:rsid w:val="0406A0BC"/>
    <w:rsid w:val="054AC4D7"/>
    <w:rsid w:val="09A6A93F"/>
    <w:rsid w:val="0AAE6C24"/>
    <w:rsid w:val="0B7175B4"/>
    <w:rsid w:val="0C1E4ED0"/>
    <w:rsid w:val="0D339AD2"/>
    <w:rsid w:val="101E5650"/>
    <w:rsid w:val="10665C52"/>
    <w:rsid w:val="1095B2F7"/>
    <w:rsid w:val="116F348A"/>
    <w:rsid w:val="11BC08AF"/>
    <w:rsid w:val="11F8E1C5"/>
    <w:rsid w:val="13FD4BE3"/>
    <w:rsid w:val="14B2C846"/>
    <w:rsid w:val="14F47D0A"/>
    <w:rsid w:val="162AC969"/>
    <w:rsid w:val="1648F782"/>
    <w:rsid w:val="164E4D6D"/>
    <w:rsid w:val="16F37E3A"/>
    <w:rsid w:val="1AB6719B"/>
    <w:rsid w:val="1B7D8165"/>
    <w:rsid w:val="1CC95484"/>
    <w:rsid w:val="1CE2339F"/>
    <w:rsid w:val="1CE7560B"/>
    <w:rsid w:val="1DFA3935"/>
    <w:rsid w:val="1EDF941B"/>
    <w:rsid w:val="20906CC0"/>
    <w:rsid w:val="219874F0"/>
    <w:rsid w:val="220ED1D6"/>
    <w:rsid w:val="2510FDAB"/>
    <w:rsid w:val="2519C70E"/>
    <w:rsid w:val="27733146"/>
    <w:rsid w:val="277BC2FD"/>
    <w:rsid w:val="2811969F"/>
    <w:rsid w:val="2839BA4A"/>
    <w:rsid w:val="292F6FA5"/>
    <w:rsid w:val="2B212175"/>
    <w:rsid w:val="2D0C0B56"/>
    <w:rsid w:val="30B5B07C"/>
    <w:rsid w:val="32AB2A1F"/>
    <w:rsid w:val="340E13C1"/>
    <w:rsid w:val="343C9C15"/>
    <w:rsid w:val="347F9F2D"/>
    <w:rsid w:val="35B80A09"/>
    <w:rsid w:val="36376571"/>
    <w:rsid w:val="36D319C5"/>
    <w:rsid w:val="37B3473B"/>
    <w:rsid w:val="38948DBF"/>
    <w:rsid w:val="394DD90D"/>
    <w:rsid w:val="39800ADB"/>
    <w:rsid w:val="39B8538B"/>
    <w:rsid w:val="3BA0D87C"/>
    <w:rsid w:val="3D06A08B"/>
    <w:rsid w:val="3E278754"/>
    <w:rsid w:val="3E747C8B"/>
    <w:rsid w:val="449D2DBE"/>
    <w:rsid w:val="471B1592"/>
    <w:rsid w:val="48599A17"/>
    <w:rsid w:val="49F489BD"/>
    <w:rsid w:val="4BB8A8D8"/>
    <w:rsid w:val="4C3A1D7D"/>
    <w:rsid w:val="4F45E2E1"/>
    <w:rsid w:val="501D5CF9"/>
    <w:rsid w:val="50E2C257"/>
    <w:rsid w:val="548D108D"/>
    <w:rsid w:val="54F77673"/>
    <w:rsid w:val="579ADE97"/>
    <w:rsid w:val="57A67D6B"/>
    <w:rsid w:val="5AD1D5A1"/>
    <w:rsid w:val="5DEDA7B0"/>
    <w:rsid w:val="5EA64E82"/>
    <w:rsid w:val="5F802215"/>
    <w:rsid w:val="60322897"/>
    <w:rsid w:val="609737F9"/>
    <w:rsid w:val="63D9E54C"/>
    <w:rsid w:val="65713634"/>
    <w:rsid w:val="663FE244"/>
    <w:rsid w:val="6807BC64"/>
    <w:rsid w:val="69022D9B"/>
    <w:rsid w:val="69610713"/>
    <w:rsid w:val="699DBB89"/>
    <w:rsid w:val="69DDE2C9"/>
    <w:rsid w:val="6A4C282C"/>
    <w:rsid w:val="6AA3254F"/>
    <w:rsid w:val="6CC697B2"/>
    <w:rsid w:val="6CD679FC"/>
    <w:rsid w:val="6EA96994"/>
    <w:rsid w:val="6F6AE0CA"/>
    <w:rsid w:val="6F9B9108"/>
    <w:rsid w:val="704CE2DE"/>
    <w:rsid w:val="71317C43"/>
    <w:rsid w:val="722AB8A6"/>
    <w:rsid w:val="72FD4CF6"/>
    <w:rsid w:val="740DB3E0"/>
    <w:rsid w:val="76971C1A"/>
    <w:rsid w:val="76FB0DB2"/>
    <w:rsid w:val="77C43B6E"/>
    <w:rsid w:val="788B8D63"/>
    <w:rsid w:val="795D950C"/>
    <w:rsid w:val="7DAD675A"/>
    <w:rsid w:val="7E617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9E54C"/>
  <w15:chartTrackingRefBased/>
  <w15:docId w15:val="{4EB7EBC7-0DAB-49FC-BA69-7A047CB0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5411"/>
    <w:pPr>
      <w:spacing w:after="0" w:line="257" w:lineRule="auto"/>
    </w:pPr>
    <w:rPr>
      <w:sz w:val="24"/>
    </w:rPr>
  </w:style>
  <w:style w:type="paragraph" w:styleId="Heading1">
    <w:name w:val="heading 1"/>
    <w:basedOn w:val="Normal"/>
    <w:next w:val="Normal"/>
    <w:link w:val="Heading1Char"/>
    <w:uiPriority w:val="9"/>
    <w:qFormat/>
    <w:rsid w:val="007A7919"/>
    <w:pPr>
      <w:shd w:val="clear" w:color="auto" w:fill="D9D9D9" w:themeFill="background1" w:themeFillShade="D9"/>
      <w:spacing w:before="400"/>
      <w:jc w:val="center"/>
      <w:outlineLvl w:val="0"/>
    </w:pPr>
    <w:rPr>
      <w:rFonts w:cstheme="minorHAnsi"/>
      <w:b/>
      <w:bCs/>
      <w:color w:val="000000" w:themeColor="text1"/>
      <w:sz w:val="40"/>
      <w:szCs w:val="40"/>
    </w:rPr>
  </w:style>
  <w:style w:type="paragraph" w:styleId="Heading2">
    <w:name w:val="heading 2"/>
    <w:basedOn w:val="Normal"/>
    <w:next w:val="Normal"/>
    <w:link w:val="Heading2Char"/>
    <w:uiPriority w:val="9"/>
    <w:unhideWhenUsed/>
    <w:qFormat/>
    <w:rsid w:val="007A7919"/>
    <w:pPr>
      <w:spacing w:before="280"/>
      <w:ind w:left="360" w:hanging="360"/>
      <w:jc w:val="center"/>
      <w:outlineLvl w:val="1"/>
    </w:pPr>
    <w:rPr>
      <w:rFonts w:cstheme="minorHAnsi"/>
      <w:b/>
      <w:bCs/>
      <w:color w:val="385623" w:themeColor="accent6" w:themeShade="80"/>
      <w:sz w:val="40"/>
      <w:szCs w:val="40"/>
    </w:rPr>
  </w:style>
  <w:style w:type="paragraph" w:styleId="Heading3">
    <w:name w:val="heading 3"/>
    <w:basedOn w:val="Normal"/>
    <w:next w:val="Normal"/>
    <w:link w:val="Heading3Char"/>
    <w:uiPriority w:val="9"/>
    <w:unhideWhenUsed/>
    <w:qFormat/>
    <w:rsid w:val="00F878D4"/>
    <w:pPr>
      <w:keepNext/>
      <w:keepLines/>
      <w:spacing w:after="120"/>
      <w:outlineLvl w:val="2"/>
    </w:pPr>
    <w:rPr>
      <w:rFonts w:ascii="Calibri" w:hAnsi="Calibri" w:eastAsiaTheme="majorEastAsia" w:cstheme="majorBidi"/>
      <w:b/>
      <w:color w:val="538135" w:themeColor="accent6" w:themeShade="BF"/>
      <w:sz w:val="28"/>
      <w:szCs w:val="28"/>
    </w:rPr>
  </w:style>
  <w:style w:type="paragraph" w:styleId="Heading4">
    <w:name w:val="heading 4"/>
    <w:basedOn w:val="Normal"/>
    <w:next w:val="Normal"/>
    <w:link w:val="Heading4Char"/>
    <w:uiPriority w:val="9"/>
    <w:unhideWhenUsed/>
    <w:qFormat/>
    <w:rsid w:val="00B773E2"/>
    <w:pPr>
      <w:keepNext/>
      <w:keepLines/>
      <w:spacing w:after="120"/>
      <w:outlineLvl w:val="3"/>
    </w:pPr>
    <w:rPr>
      <w:rFonts w:ascii="Calibri" w:hAnsi="Calibri" w:eastAsiaTheme="majorEastAsia" w:cstheme="majorBidi"/>
      <w:b/>
      <w:i/>
      <w:iCs/>
      <w:color w:val="A8D08D" w:themeColor="accent6" w:themeTint="99"/>
      <w:sz w:val="26"/>
      <w:szCs w:val="26"/>
    </w:rPr>
  </w:style>
  <w:style w:type="paragraph" w:styleId="Heading5">
    <w:name w:val="heading 5"/>
    <w:basedOn w:val="Normal"/>
    <w:next w:val="Normal"/>
    <w:link w:val="Heading5Char"/>
    <w:uiPriority w:val="9"/>
    <w:unhideWhenUsed/>
    <w:qFormat/>
    <w:rsid w:val="00A406DF"/>
    <w:pPr>
      <w:keepNext/>
      <w:keepLines/>
      <w:spacing w:before="4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autoRedefine/>
    <w:uiPriority w:val="39"/>
    <w:unhideWhenUsed/>
    <w:rsid w:val="000A5411"/>
    <w:pPr>
      <w:tabs>
        <w:tab w:val="right" w:leader="dot" w:pos="9350"/>
      </w:tabs>
      <w:spacing w:before="120" w:line="240" w:lineRule="auto"/>
    </w:pPr>
    <w:rPr>
      <w:rFonts w:ascii="Calibri" w:hAnsi="Calibri" w:cstheme="minorHAnsi"/>
      <w:b/>
      <w:noProof/>
      <w:color w:val="538135" w:themeColor="accent6" w:themeShade="BF"/>
      <w:sz w:val="26"/>
      <w:szCs w:val="24"/>
    </w:rPr>
  </w:style>
  <w:style w:type="paragraph" w:styleId="TOC2">
    <w:name w:val="toc 2"/>
    <w:basedOn w:val="Normal"/>
    <w:next w:val="Normal"/>
    <w:autoRedefine/>
    <w:uiPriority w:val="39"/>
    <w:unhideWhenUsed/>
    <w:rsid w:val="008F481B"/>
    <w:pPr>
      <w:tabs>
        <w:tab w:val="right" w:leader="dot" w:pos="9350"/>
      </w:tabs>
      <w:spacing w:line="240" w:lineRule="auto"/>
    </w:pPr>
    <w:rPr>
      <w:rFonts w:cstheme="minorHAnsi"/>
      <w:noProof/>
      <w:szCs w:val="24"/>
    </w:rPr>
  </w:style>
  <w:style w:type="paragraph" w:styleId="TOC3">
    <w:name w:val="toc 3"/>
    <w:basedOn w:val="Normal"/>
    <w:next w:val="Normal"/>
    <w:autoRedefine/>
    <w:uiPriority w:val="39"/>
    <w:unhideWhenUsed/>
    <w:rsid w:val="008F481B"/>
    <w:pPr>
      <w:spacing w:line="240" w:lineRule="auto"/>
      <w:ind w:left="288"/>
    </w:pPr>
    <w:rPr>
      <w:rFonts w:cstheme="minorHAnsi"/>
      <w:color w:val="808080" w:themeColor="background1" w:themeShade="80"/>
      <w:szCs w:val="20"/>
    </w:rPr>
  </w:style>
  <w:style w:type="character" w:styleId="normaltextrun" w:customStyle="1">
    <w:name w:val="normaltextrun"/>
    <w:basedOn w:val="DefaultParagraphFont"/>
    <w:rsid w:val="00C96C70"/>
  </w:style>
  <w:style w:type="character" w:styleId="Heading1Char" w:customStyle="1">
    <w:name w:val="Heading 1 Char"/>
    <w:basedOn w:val="DefaultParagraphFont"/>
    <w:link w:val="Heading1"/>
    <w:uiPriority w:val="9"/>
    <w:rsid w:val="007A7919"/>
    <w:rPr>
      <w:rFonts w:cstheme="minorHAnsi"/>
      <w:b/>
      <w:bCs/>
      <w:color w:val="000000" w:themeColor="text1"/>
      <w:sz w:val="40"/>
      <w:szCs w:val="40"/>
      <w:shd w:val="clear" w:color="auto" w:fill="D9D9D9" w:themeFill="background1" w:themeFillShade="D9"/>
    </w:rPr>
  </w:style>
  <w:style w:type="character" w:styleId="Heading2Char" w:customStyle="1">
    <w:name w:val="Heading 2 Char"/>
    <w:basedOn w:val="DefaultParagraphFont"/>
    <w:link w:val="Heading2"/>
    <w:uiPriority w:val="9"/>
    <w:rsid w:val="007A7919"/>
    <w:rPr>
      <w:rFonts w:cstheme="minorHAnsi"/>
      <w:b/>
      <w:bCs/>
      <w:color w:val="385623" w:themeColor="accent6" w:themeShade="80"/>
      <w:sz w:val="40"/>
      <w:szCs w:val="40"/>
    </w:rPr>
  </w:style>
  <w:style w:type="character" w:styleId="Hyperlink">
    <w:name w:val="Hyperlink"/>
    <w:basedOn w:val="DefaultParagraphFont"/>
    <w:uiPriority w:val="99"/>
    <w:unhideWhenUsed/>
    <w:rsid w:val="00BB2CA2"/>
    <w:rPr>
      <w:color w:val="0000FF"/>
      <w:u w:val="single"/>
    </w:rPr>
  </w:style>
  <w:style w:type="table" w:styleId="TableGrid">
    <w:name w:val="Table Grid"/>
    <w:basedOn w:val="TableNormal"/>
    <w:uiPriority w:val="39"/>
    <w:rsid w:val="00BB2CA2"/>
    <w:pPr>
      <w:spacing w:after="0" w:line="240" w:lineRule="auto"/>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rsid w:val="00F878D4"/>
    <w:rPr>
      <w:rFonts w:ascii="Calibri" w:hAnsi="Calibri" w:eastAsiaTheme="majorEastAsia" w:cstheme="majorBidi"/>
      <w:b/>
      <w:color w:val="538135" w:themeColor="accent6" w:themeShade="BF"/>
      <w:sz w:val="28"/>
      <w:szCs w:val="28"/>
    </w:rPr>
  </w:style>
  <w:style w:type="character" w:styleId="Heading4Char" w:customStyle="1">
    <w:name w:val="Heading 4 Char"/>
    <w:basedOn w:val="DefaultParagraphFont"/>
    <w:link w:val="Heading4"/>
    <w:uiPriority w:val="9"/>
    <w:rsid w:val="00B773E2"/>
    <w:rPr>
      <w:rFonts w:ascii="Calibri" w:hAnsi="Calibri" w:eastAsiaTheme="majorEastAsia" w:cstheme="majorBidi"/>
      <w:b/>
      <w:i/>
      <w:iCs/>
      <w:color w:val="A8D08D" w:themeColor="accent6" w:themeTint="99"/>
      <w:sz w:val="26"/>
      <w:szCs w:val="26"/>
    </w:rPr>
  </w:style>
  <w:style w:type="paragraph" w:styleId="ListParagraph">
    <w:name w:val="List Paragraph"/>
    <w:basedOn w:val="Normal"/>
    <w:uiPriority w:val="34"/>
    <w:qFormat/>
    <w:rsid w:val="001E498F"/>
    <w:pPr>
      <w:numPr>
        <w:numId w:val="4"/>
      </w:numPr>
      <w:tabs>
        <w:tab w:val="left" w:pos="720"/>
      </w:tabs>
      <w:contextualSpacing/>
    </w:pPr>
  </w:style>
  <w:style w:type="paragraph" w:styleId="Header">
    <w:name w:val="header"/>
    <w:basedOn w:val="Normal"/>
    <w:link w:val="HeaderChar"/>
    <w:uiPriority w:val="99"/>
    <w:unhideWhenUsed/>
    <w:rsid w:val="00C81155"/>
    <w:pPr>
      <w:tabs>
        <w:tab w:val="center" w:pos="4680"/>
        <w:tab w:val="right" w:pos="9360"/>
      </w:tabs>
      <w:spacing w:line="240" w:lineRule="auto"/>
    </w:pPr>
  </w:style>
  <w:style w:type="character" w:styleId="HeaderChar" w:customStyle="1">
    <w:name w:val="Header Char"/>
    <w:basedOn w:val="DefaultParagraphFont"/>
    <w:link w:val="Header"/>
    <w:uiPriority w:val="99"/>
    <w:rsid w:val="00C81155"/>
  </w:style>
  <w:style w:type="paragraph" w:styleId="Footer">
    <w:name w:val="footer"/>
    <w:basedOn w:val="Normal"/>
    <w:link w:val="FooterChar"/>
    <w:uiPriority w:val="99"/>
    <w:unhideWhenUsed/>
    <w:rsid w:val="00C81155"/>
    <w:pPr>
      <w:tabs>
        <w:tab w:val="center" w:pos="4680"/>
        <w:tab w:val="right" w:pos="9360"/>
      </w:tabs>
      <w:spacing w:line="240" w:lineRule="auto"/>
    </w:pPr>
  </w:style>
  <w:style w:type="character" w:styleId="FooterChar" w:customStyle="1">
    <w:name w:val="Footer Char"/>
    <w:basedOn w:val="DefaultParagraphFont"/>
    <w:link w:val="Footer"/>
    <w:uiPriority w:val="99"/>
    <w:rsid w:val="00C81155"/>
  </w:style>
  <w:style w:type="character" w:styleId="CommentReference">
    <w:name w:val="annotation reference"/>
    <w:basedOn w:val="DefaultParagraphFont"/>
    <w:uiPriority w:val="99"/>
    <w:semiHidden/>
    <w:unhideWhenUsed/>
    <w:rsid w:val="0014060A"/>
    <w:rPr>
      <w:sz w:val="16"/>
      <w:szCs w:val="16"/>
    </w:rPr>
  </w:style>
  <w:style w:type="paragraph" w:styleId="CommentText">
    <w:name w:val="annotation text"/>
    <w:basedOn w:val="Normal"/>
    <w:link w:val="CommentTextChar"/>
    <w:uiPriority w:val="99"/>
    <w:unhideWhenUsed/>
    <w:rsid w:val="0014060A"/>
    <w:pPr>
      <w:spacing w:line="240" w:lineRule="auto"/>
    </w:pPr>
    <w:rPr>
      <w:sz w:val="20"/>
      <w:szCs w:val="20"/>
    </w:rPr>
  </w:style>
  <w:style w:type="character" w:styleId="CommentTextChar" w:customStyle="1">
    <w:name w:val="Comment Text Char"/>
    <w:basedOn w:val="DefaultParagraphFont"/>
    <w:link w:val="CommentText"/>
    <w:uiPriority w:val="99"/>
    <w:rsid w:val="0014060A"/>
    <w:rPr>
      <w:sz w:val="20"/>
      <w:szCs w:val="20"/>
    </w:rPr>
  </w:style>
  <w:style w:type="paragraph" w:styleId="CommentSubject">
    <w:name w:val="annotation subject"/>
    <w:basedOn w:val="CommentText"/>
    <w:next w:val="CommentText"/>
    <w:link w:val="CommentSubjectChar"/>
    <w:uiPriority w:val="99"/>
    <w:semiHidden/>
    <w:unhideWhenUsed/>
    <w:rsid w:val="0014060A"/>
    <w:rPr>
      <w:b/>
      <w:bCs/>
    </w:rPr>
  </w:style>
  <w:style w:type="character" w:styleId="CommentSubjectChar" w:customStyle="1">
    <w:name w:val="Comment Subject Char"/>
    <w:basedOn w:val="CommentTextChar"/>
    <w:link w:val="CommentSubject"/>
    <w:uiPriority w:val="99"/>
    <w:semiHidden/>
    <w:rsid w:val="0014060A"/>
    <w:rPr>
      <w:b/>
      <w:bCs/>
      <w:sz w:val="20"/>
      <w:szCs w:val="20"/>
    </w:rPr>
  </w:style>
  <w:style w:type="paragraph" w:styleId="Revision">
    <w:name w:val="Revision"/>
    <w:hidden/>
    <w:uiPriority w:val="99"/>
    <w:semiHidden/>
    <w:rsid w:val="003C6CC1"/>
    <w:pPr>
      <w:spacing w:after="0" w:line="240" w:lineRule="auto"/>
    </w:pPr>
  </w:style>
  <w:style w:type="numbering" w:styleId="Bulletedlist" w:customStyle="1">
    <w:name w:val="Bulleted list"/>
    <w:uiPriority w:val="99"/>
    <w:rsid w:val="005F39BE"/>
    <w:pPr>
      <w:numPr>
        <w:numId w:val="8"/>
      </w:numPr>
    </w:pPr>
  </w:style>
  <w:style w:type="character" w:styleId="Heading5Char" w:customStyle="1">
    <w:name w:val="Heading 5 Char"/>
    <w:basedOn w:val="DefaultParagraphFont"/>
    <w:link w:val="Heading5"/>
    <w:uiPriority w:val="9"/>
    <w:rsid w:val="00A406DF"/>
    <w:rPr>
      <w:rFonts w:asciiTheme="majorHAnsi" w:hAnsiTheme="majorHAnsi" w:eastAsiaTheme="majorEastAsia" w:cstheme="majorBidi"/>
      <w:color w:val="2F5496" w:themeColor="accent1" w:themeShade="BF"/>
      <w:sz w:val="24"/>
    </w:rPr>
  </w:style>
  <w:style w:type="paragraph" w:styleId="TOCHeading">
    <w:name w:val="TOC Heading"/>
    <w:basedOn w:val="Heading1"/>
    <w:next w:val="Normal"/>
    <w:uiPriority w:val="39"/>
    <w:unhideWhenUsed/>
    <w:qFormat/>
    <w:rsid w:val="00C40616"/>
    <w:pPr>
      <w:keepNext/>
      <w:keepLines/>
      <w:spacing w:before="240" w:line="259" w:lineRule="auto"/>
      <w:jc w:val="left"/>
      <w:outlineLvl w:val="9"/>
    </w:pPr>
    <w:rPr>
      <w:rFonts w:eastAsiaTheme="majorEastAsia"/>
      <w:color w:val="auto"/>
      <w:sz w:val="28"/>
      <w:szCs w:val="28"/>
    </w:rPr>
  </w:style>
  <w:style w:type="paragraph" w:styleId="TOC4">
    <w:name w:val="toc 4"/>
    <w:basedOn w:val="Normal"/>
    <w:next w:val="Normal"/>
    <w:autoRedefine/>
    <w:uiPriority w:val="39"/>
    <w:unhideWhenUsed/>
    <w:rsid w:val="00E05100"/>
    <w:pPr>
      <w:ind w:left="480"/>
    </w:pPr>
    <w:rPr>
      <w:rFonts w:cstheme="minorHAnsi"/>
      <w:sz w:val="20"/>
      <w:szCs w:val="20"/>
    </w:rPr>
  </w:style>
  <w:style w:type="paragraph" w:styleId="TOC5">
    <w:name w:val="toc 5"/>
    <w:basedOn w:val="Normal"/>
    <w:next w:val="Normal"/>
    <w:autoRedefine/>
    <w:uiPriority w:val="39"/>
    <w:unhideWhenUsed/>
    <w:rsid w:val="00E05100"/>
    <w:pPr>
      <w:ind w:left="720"/>
    </w:pPr>
    <w:rPr>
      <w:rFonts w:cstheme="minorHAnsi"/>
      <w:sz w:val="20"/>
      <w:szCs w:val="20"/>
    </w:rPr>
  </w:style>
  <w:style w:type="paragraph" w:styleId="TOC6">
    <w:name w:val="toc 6"/>
    <w:basedOn w:val="Normal"/>
    <w:next w:val="Normal"/>
    <w:autoRedefine/>
    <w:uiPriority w:val="39"/>
    <w:unhideWhenUsed/>
    <w:rsid w:val="00E05100"/>
    <w:pPr>
      <w:ind w:left="960"/>
    </w:pPr>
    <w:rPr>
      <w:rFonts w:cstheme="minorHAnsi"/>
      <w:sz w:val="20"/>
      <w:szCs w:val="20"/>
    </w:rPr>
  </w:style>
  <w:style w:type="paragraph" w:styleId="TOC7">
    <w:name w:val="toc 7"/>
    <w:basedOn w:val="Normal"/>
    <w:next w:val="Normal"/>
    <w:autoRedefine/>
    <w:uiPriority w:val="39"/>
    <w:unhideWhenUsed/>
    <w:rsid w:val="00E05100"/>
    <w:pPr>
      <w:ind w:left="1200"/>
    </w:pPr>
    <w:rPr>
      <w:rFonts w:cstheme="minorHAnsi"/>
      <w:sz w:val="20"/>
      <w:szCs w:val="20"/>
    </w:rPr>
  </w:style>
  <w:style w:type="paragraph" w:styleId="TOC8">
    <w:name w:val="toc 8"/>
    <w:basedOn w:val="Normal"/>
    <w:next w:val="Normal"/>
    <w:autoRedefine/>
    <w:uiPriority w:val="39"/>
    <w:unhideWhenUsed/>
    <w:rsid w:val="00E05100"/>
    <w:pPr>
      <w:ind w:left="1440"/>
    </w:pPr>
    <w:rPr>
      <w:rFonts w:cstheme="minorHAnsi"/>
      <w:sz w:val="20"/>
      <w:szCs w:val="20"/>
    </w:rPr>
  </w:style>
  <w:style w:type="paragraph" w:styleId="TOC9">
    <w:name w:val="toc 9"/>
    <w:basedOn w:val="Normal"/>
    <w:next w:val="Normal"/>
    <w:autoRedefine/>
    <w:uiPriority w:val="39"/>
    <w:unhideWhenUsed/>
    <w:rsid w:val="00E05100"/>
    <w:pPr>
      <w:ind w:left="1680"/>
    </w:pPr>
    <w:rPr>
      <w:rFonts w:cstheme="minorHAnsi"/>
      <w:sz w:val="20"/>
      <w:szCs w:val="20"/>
    </w:rPr>
  </w:style>
  <w:style w:type="paragraph" w:styleId="Title">
    <w:name w:val="Title"/>
    <w:basedOn w:val="Normal"/>
    <w:next w:val="Normal"/>
    <w:link w:val="TitleChar"/>
    <w:uiPriority w:val="10"/>
    <w:qFormat/>
    <w:rsid w:val="008F481B"/>
    <w:pPr>
      <w:shd w:val="clear" w:color="auto" w:fill="E2EFD9" w:themeFill="accent6" w:themeFillTint="33"/>
      <w:spacing w:line="240" w:lineRule="auto"/>
      <w:contextualSpacing/>
      <w:jc w:val="center"/>
    </w:pPr>
    <w:rPr>
      <w:rFonts w:eastAsiaTheme="majorEastAsia" w:cstheme="minorHAnsi"/>
      <w:b/>
      <w:bCs/>
      <w:spacing w:val="-10"/>
      <w:kern w:val="28"/>
      <w:sz w:val="40"/>
      <w:szCs w:val="40"/>
    </w:rPr>
  </w:style>
  <w:style w:type="character" w:styleId="TitleChar" w:customStyle="1">
    <w:name w:val="Title Char"/>
    <w:basedOn w:val="DefaultParagraphFont"/>
    <w:link w:val="Title"/>
    <w:uiPriority w:val="10"/>
    <w:rsid w:val="008F481B"/>
    <w:rPr>
      <w:rFonts w:eastAsiaTheme="majorEastAsia" w:cstheme="minorHAnsi"/>
      <w:b/>
      <w:bCs/>
      <w:spacing w:val="-10"/>
      <w:kern w:val="28"/>
      <w:sz w:val="40"/>
      <w:szCs w:val="40"/>
      <w:shd w:val="clear" w:color="auto" w:fill="E2EFD9" w:themeFill="accent6" w:themeFillTint="33"/>
    </w:rPr>
  </w:style>
  <w:style w:type="paragraph" w:styleId="paragraph" w:customStyle="1">
    <w:name w:val="paragraph"/>
    <w:basedOn w:val="Normal"/>
    <w:rsid w:val="000D581F"/>
    <w:pPr>
      <w:spacing w:before="100" w:beforeAutospacing="1" w:after="100" w:afterAutospacing="1" w:line="240" w:lineRule="auto"/>
    </w:pPr>
    <w:rPr>
      <w:rFonts w:ascii="Times New Roman" w:hAnsi="Times New Roman" w:eastAsia="Times New Roman" w:cs="Times New Roman"/>
      <w:szCs w:val="24"/>
    </w:rPr>
  </w:style>
  <w:style w:type="character" w:styleId="eop" w:customStyle="1">
    <w:name w:val="eop"/>
    <w:basedOn w:val="DefaultParagraphFont"/>
    <w:rsid w:val="003651A1"/>
  </w:style>
  <w:style w:type="character" w:styleId="UnresolvedMention">
    <w:name w:val="Unresolved Mention"/>
    <w:basedOn w:val="DefaultParagraphFont"/>
    <w:uiPriority w:val="99"/>
    <w:semiHidden/>
    <w:unhideWhenUsed/>
    <w:rsid w:val="00C244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2053">
      <w:bodyDiv w:val="1"/>
      <w:marLeft w:val="0"/>
      <w:marRight w:val="0"/>
      <w:marTop w:val="0"/>
      <w:marBottom w:val="0"/>
      <w:divBdr>
        <w:top w:val="none" w:sz="0" w:space="0" w:color="auto"/>
        <w:left w:val="none" w:sz="0" w:space="0" w:color="auto"/>
        <w:bottom w:val="none" w:sz="0" w:space="0" w:color="auto"/>
        <w:right w:val="none" w:sz="0" w:space="0" w:color="auto"/>
      </w:divBdr>
    </w:div>
    <w:div w:id="473766266">
      <w:bodyDiv w:val="1"/>
      <w:marLeft w:val="0"/>
      <w:marRight w:val="0"/>
      <w:marTop w:val="0"/>
      <w:marBottom w:val="0"/>
      <w:divBdr>
        <w:top w:val="none" w:sz="0" w:space="0" w:color="auto"/>
        <w:left w:val="none" w:sz="0" w:space="0" w:color="auto"/>
        <w:bottom w:val="none" w:sz="0" w:space="0" w:color="auto"/>
        <w:right w:val="none" w:sz="0" w:space="0" w:color="auto"/>
      </w:divBdr>
    </w:div>
    <w:div w:id="519702509">
      <w:bodyDiv w:val="1"/>
      <w:marLeft w:val="0"/>
      <w:marRight w:val="0"/>
      <w:marTop w:val="0"/>
      <w:marBottom w:val="0"/>
      <w:divBdr>
        <w:top w:val="none" w:sz="0" w:space="0" w:color="auto"/>
        <w:left w:val="none" w:sz="0" w:space="0" w:color="auto"/>
        <w:bottom w:val="none" w:sz="0" w:space="0" w:color="auto"/>
        <w:right w:val="none" w:sz="0" w:space="0" w:color="auto"/>
      </w:divBdr>
    </w:div>
    <w:div w:id="666713153">
      <w:bodyDiv w:val="1"/>
      <w:marLeft w:val="0"/>
      <w:marRight w:val="0"/>
      <w:marTop w:val="0"/>
      <w:marBottom w:val="0"/>
      <w:divBdr>
        <w:top w:val="none" w:sz="0" w:space="0" w:color="auto"/>
        <w:left w:val="none" w:sz="0" w:space="0" w:color="auto"/>
        <w:bottom w:val="none" w:sz="0" w:space="0" w:color="auto"/>
        <w:right w:val="none" w:sz="0" w:space="0" w:color="auto"/>
      </w:divBdr>
    </w:div>
    <w:div w:id="710694099">
      <w:bodyDiv w:val="1"/>
      <w:marLeft w:val="0"/>
      <w:marRight w:val="0"/>
      <w:marTop w:val="0"/>
      <w:marBottom w:val="0"/>
      <w:divBdr>
        <w:top w:val="none" w:sz="0" w:space="0" w:color="auto"/>
        <w:left w:val="none" w:sz="0" w:space="0" w:color="auto"/>
        <w:bottom w:val="none" w:sz="0" w:space="0" w:color="auto"/>
        <w:right w:val="none" w:sz="0" w:space="0" w:color="auto"/>
      </w:divBdr>
    </w:div>
    <w:div w:id="787313613">
      <w:bodyDiv w:val="1"/>
      <w:marLeft w:val="0"/>
      <w:marRight w:val="0"/>
      <w:marTop w:val="0"/>
      <w:marBottom w:val="0"/>
      <w:divBdr>
        <w:top w:val="none" w:sz="0" w:space="0" w:color="auto"/>
        <w:left w:val="none" w:sz="0" w:space="0" w:color="auto"/>
        <w:bottom w:val="none" w:sz="0" w:space="0" w:color="auto"/>
        <w:right w:val="none" w:sz="0" w:space="0" w:color="auto"/>
      </w:divBdr>
    </w:div>
    <w:div w:id="974943316">
      <w:bodyDiv w:val="1"/>
      <w:marLeft w:val="0"/>
      <w:marRight w:val="0"/>
      <w:marTop w:val="0"/>
      <w:marBottom w:val="0"/>
      <w:divBdr>
        <w:top w:val="none" w:sz="0" w:space="0" w:color="auto"/>
        <w:left w:val="none" w:sz="0" w:space="0" w:color="auto"/>
        <w:bottom w:val="none" w:sz="0" w:space="0" w:color="auto"/>
        <w:right w:val="none" w:sz="0" w:space="0" w:color="auto"/>
      </w:divBdr>
    </w:div>
    <w:div w:id="1001544530">
      <w:bodyDiv w:val="1"/>
      <w:marLeft w:val="0"/>
      <w:marRight w:val="0"/>
      <w:marTop w:val="0"/>
      <w:marBottom w:val="0"/>
      <w:divBdr>
        <w:top w:val="none" w:sz="0" w:space="0" w:color="auto"/>
        <w:left w:val="none" w:sz="0" w:space="0" w:color="auto"/>
        <w:bottom w:val="none" w:sz="0" w:space="0" w:color="auto"/>
        <w:right w:val="none" w:sz="0" w:space="0" w:color="auto"/>
      </w:divBdr>
    </w:div>
    <w:div w:id="1061028073">
      <w:bodyDiv w:val="1"/>
      <w:marLeft w:val="0"/>
      <w:marRight w:val="0"/>
      <w:marTop w:val="0"/>
      <w:marBottom w:val="0"/>
      <w:divBdr>
        <w:top w:val="none" w:sz="0" w:space="0" w:color="auto"/>
        <w:left w:val="none" w:sz="0" w:space="0" w:color="auto"/>
        <w:bottom w:val="none" w:sz="0" w:space="0" w:color="auto"/>
        <w:right w:val="none" w:sz="0" w:space="0" w:color="auto"/>
      </w:divBdr>
    </w:div>
    <w:div w:id="1215196599">
      <w:bodyDiv w:val="1"/>
      <w:marLeft w:val="0"/>
      <w:marRight w:val="0"/>
      <w:marTop w:val="0"/>
      <w:marBottom w:val="0"/>
      <w:divBdr>
        <w:top w:val="none" w:sz="0" w:space="0" w:color="auto"/>
        <w:left w:val="none" w:sz="0" w:space="0" w:color="auto"/>
        <w:bottom w:val="none" w:sz="0" w:space="0" w:color="auto"/>
        <w:right w:val="none" w:sz="0" w:space="0" w:color="auto"/>
      </w:divBdr>
    </w:div>
    <w:div w:id="1294824297">
      <w:bodyDiv w:val="1"/>
      <w:marLeft w:val="0"/>
      <w:marRight w:val="0"/>
      <w:marTop w:val="0"/>
      <w:marBottom w:val="0"/>
      <w:divBdr>
        <w:top w:val="none" w:sz="0" w:space="0" w:color="auto"/>
        <w:left w:val="none" w:sz="0" w:space="0" w:color="auto"/>
        <w:bottom w:val="none" w:sz="0" w:space="0" w:color="auto"/>
        <w:right w:val="none" w:sz="0" w:space="0" w:color="auto"/>
      </w:divBdr>
      <w:divsChild>
        <w:div w:id="254367545">
          <w:marLeft w:val="0"/>
          <w:marRight w:val="0"/>
          <w:marTop w:val="0"/>
          <w:marBottom w:val="0"/>
          <w:divBdr>
            <w:top w:val="none" w:sz="0" w:space="0" w:color="auto"/>
            <w:left w:val="none" w:sz="0" w:space="0" w:color="auto"/>
            <w:bottom w:val="none" w:sz="0" w:space="0" w:color="auto"/>
            <w:right w:val="none" w:sz="0" w:space="0" w:color="auto"/>
          </w:divBdr>
        </w:div>
      </w:divsChild>
    </w:div>
    <w:div w:id="1376805887">
      <w:bodyDiv w:val="1"/>
      <w:marLeft w:val="0"/>
      <w:marRight w:val="0"/>
      <w:marTop w:val="0"/>
      <w:marBottom w:val="0"/>
      <w:divBdr>
        <w:top w:val="none" w:sz="0" w:space="0" w:color="auto"/>
        <w:left w:val="none" w:sz="0" w:space="0" w:color="auto"/>
        <w:bottom w:val="none" w:sz="0" w:space="0" w:color="auto"/>
        <w:right w:val="none" w:sz="0" w:space="0" w:color="auto"/>
      </w:divBdr>
    </w:div>
    <w:div w:id="1377967610">
      <w:bodyDiv w:val="1"/>
      <w:marLeft w:val="0"/>
      <w:marRight w:val="0"/>
      <w:marTop w:val="0"/>
      <w:marBottom w:val="0"/>
      <w:divBdr>
        <w:top w:val="none" w:sz="0" w:space="0" w:color="auto"/>
        <w:left w:val="none" w:sz="0" w:space="0" w:color="auto"/>
        <w:bottom w:val="none" w:sz="0" w:space="0" w:color="auto"/>
        <w:right w:val="none" w:sz="0" w:space="0" w:color="auto"/>
      </w:divBdr>
    </w:div>
    <w:div w:id="1463116843">
      <w:bodyDiv w:val="1"/>
      <w:marLeft w:val="0"/>
      <w:marRight w:val="0"/>
      <w:marTop w:val="0"/>
      <w:marBottom w:val="0"/>
      <w:divBdr>
        <w:top w:val="none" w:sz="0" w:space="0" w:color="auto"/>
        <w:left w:val="none" w:sz="0" w:space="0" w:color="auto"/>
        <w:bottom w:val="none" w:sz="0" w:space="0" w:color="auto"/>
        <w:right w:val="none" w:sz="0" w:space="0" w:color="auto"/>
      </w:divBdr>
    </w:div>
    <w:div w:id="1539585794">
      <w:bodyDiv w:val="1"/>
      <w:marLeft w:val="0"/>
      <w:marRight w:val="0"/>
      <w:marTop w:val="0"/>
      <w:marBottom w:val="0"/>
      <w:divBdr>
        <w:top w:val="none" w:sz="0" w:space="0" w:color="auto"/>
        <w:left w:val="none" w:sz="0" w:space="0" w:color="auto"/>
        <w:bottom w:val="none" w:sz="0" w:space="0" w:color="auto"/>
        <w:right w:val="none" w:sz="0" w:space="0" w:color="auto"/>
      </w:divBdr>
    </w:div>
    <w:div w:id="1707484477">
      <w:bodyDiv w:val="1"/>
      <w:marLeft w:val="0"/>
      <w:marRight w:val="0"/>
      <w:marTop w:val="0"/>
      <w:marBottom w:val="0"/>
      <w:divBdr>
        <w:top w:val="none" w:sz="0" w:space="0" w:color="auto"/>
        <w:left w:val="none" w:sz="0" w:space="0" w:color="auto"/>
        <w:bottom w:val="none" w:sz="0" w:space="0" w:color="auto"/>
        <w:right w:val="none" w:sz="0" w:space="0" w:color="auto"/>
      </w:divBdr>
    </w:div>
    <w:div w:id="1761369175">
      <w:bodyDiv w:val="1"/>
      <w:marLeft w:val="0"/>
      <w:marRight w:val="0"/>
      <w:marTop w:val="0"/>
      <w:marBottom w:val="0"/>
      <w:divBdr>
        <w:top w:val="none" w:sz="0" w:space="0" w:color="auto"/>
        <w:left w:val="none" w:sz="0" w:space="0" w:color="auto"/>
        <w:bottom w:val="none" w:sz="0" w:space="0" w:color="auto"/>
        <w:right w:val="none" w:sz="0" w:space="0" w:color="auto"/>
      </w:divBdr>
    </w:div>
    <w:div w:id="1795171697">
      <w:bodyDiv w:val="1"/>
      <w:marLeft w:val="0"/>
      <w:marRight w:val="0"/>
      <w:marTop w:val="0"/>
      <w:marBottom w:val="0"/>
      <w:divBdr>
        <w:top w:val="none" w:sz="0" w:space="0" w:color="auto"/>
        <w:left w:val="none" w:sz="0" w:space="0" w:color="auto"/>
        <w:bottom w:val="none" w:sz="0" w:space="0" w:color="auto"/>
        <w:right w:val="none" w:sz="0" w:space="0" w:color="auto"/>
      </w:divBdr>
    </w:div>
    <w:div w:id="1802072139">
      <w:bodyDiv w:val="1"/>
      <w:marLeft w:val="0"/>
      <w:marRight w:val="0"/>
      <w:marTop w:val="0"/>
      <w:marBottom w:val="0"/>
      <w:divBdr>
        <w:top w:val="none" w:sz="0" w:space="0" w:color="auto"/>
        <w:left w:val="none" w:sz="0" w:space="0" w:color="auto"/>
        <w:bottom w:val="none" w:sz="0" w:space="0" w:color="auto"/>
        <w:right w:val="none" w:sz="0" w:space="0" w:color="auto"/>
      </w:divBdr>
    </w:div>
    <w:div w:id="1880051053">
      <w:bodyDiv w:val="1"/>
      <w:marLeft w:val="0"/>
      <w:marRight w:val="0"/>
      <w:marTop w:val="0"/>
      <w:marBottom w:val="0"/>
      <w:divBdr>
        <w:top w:val="none" w:sz="0" w:space="0" w:color="auto"/>
        <w:left w:val="none" w:sz="0" w:space="0" w:color="auto"/>
        <w:bottom w:val="none" w:sz="0" w:space="0" w:color="auto"/>
        <w:right w:val="none" w:sz="0" w:space="0" w:color="auto"/>
      </w:divBdr>
    </w:div>
    <w:div w:id="1910457760">
      <w:bodyDiv w:val="1"/>
      <w:marLeft w:val="0"/>
      <w:marRight w:val="0"/>
      <w:marTop w:val="0"/>
      <w:marBottom w:val="0"/>
      <w:divBdr>
        <w:top w:val="none" w:sz="0" w:space="0" w:color="auto"/>
        <w:left w:val="none" w:sz="0" w:space="0" w:color="auto"/>
        <w:bottom w:val="none" w:sz="0" w:space="0" w:color="auto"/>
        <w:right w:val="none" w:sz="0" w:space="0" w:color="auto"/>
      </w:divBdr>
    </w:div>
    <w:div w:id="1916470834">
      <w:bodyDiv w:val="1"/>
      <w:marLeft w:val="0"/>
      <w:marRight w:val="0"/>
      <w:marTop w:val="0"/>
      <w:marBottom w:val="0"/>
      <w:divBdr>
        <w:top w:val="none" w:sz="0" w:space="0" w:color="auto"/>
        <w:left w:val="none" w:sz="0" w:space="0" w:color="auto"/>
        <w:bottom w:val="none" w:sz="0" w:space="0" w:color="auto"/>
        <w:right w:val="none" w:sz="0" w:space="0" w:color="auto"/>
      </w:divBdr>
    </w:div>
    <w:div w:id="198327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yperlink" Target="https://github.com/THS-Metrics/metric-reports" TargetMode="Externa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6FBF00F48B50843B713DB597E5B42AA" ma:contentTypeVersion="17" ma:contentTypeDescription="Create a new document." ma:contentTypeScope="" ma:versionID="8052373d55627ea5611a15c5e1b99152">
  <xsd:schema xmlns:xsd="http://www.w3.org/2001/XMLSchema" xmlns:xs="http://www.w3.org/2001/XMLSchema" xmlns:p="http://schemas.microsoft.com/office/2006/metadata/properties" xmlns:ns2="c31615fb-707e-44f9-86da-2e6776109863" xmlns:ns3="a0dd7094-011f-4e1b-bfa4-18dc57620f6f" targetNamespace="http://schemas.microsoft.com/office/2006/metadata/properties" ma:root="true" ma:fieldsID="3d7f5a90af4cc62617b34306ecc44fe0" ns2:_="" ns3:_="">
    <xsd:import namespace="c31615fb-707e-44f9-86da-2e6776109863"/>
    <xsd:import namespace="a0dd7094-011f-4e1b-bfa4-18dc57620f6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DateTaken" minOccurs="0"/>
                <xsd:element ref="ns3:MediaLengthInSeconds" minOccurs="0"/>
                <xsd:element ref="ns3:MediaServiceOCR"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615fb-707e-44f9-86da-2e677610986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ac46e5c-ce9e-4cc4-86b1-b09d0784b4d7}" ma:internalName="TaxCatchAll" ma:showField="CatchAllData" ma:web="c31615fb-707e-44f9-86da-2e677610986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0dd7094-011f-4e1b-bfa4-18dc57620f6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4ebd875-0e4c-4c53-af36-41a2bc98cb23"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31615fb-707e-44f9-86da-2e6776109863" xsi:nil="true"/>
    <lcf76f155ced4ddcb4097134ff3c332f xmlns="a0dd7094-011f-4e1b-bfa4-18dc57620f6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C90F6D-A1F4-4D05-89EF-DBD611B8F557}">
  <ds:schemaRefs>
    <ds:schemaRef ds:uri="http://schemas.openxmlformats.org/officeDocument/2006/bibliography"/>
  </ds:schemaRefs>
</ds:datastoreItem>
</file>

<file path=customXml/itemProps2.xml><?xml version="1.0" encoding="utf-8"?>
<ds:datastoreItem xmlns:ds="http://schemas.openxmlformats.org/officeDocument/2006/customXml" ds:itemID="{F7F2360B-EC68-478B-834E-8F885B8F11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1615fb-707e-44f9-86da-2e6776109863"/>
    <ds:schemaRef ds:uri="a0dd7094-011f-4e1b-bfa4-18dc57620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A9DCED-DCCD-49EA-B953-7AE4EDEF6E18}">
  <ds:schemaRefs>
    <ds:schemaRef ds:uri="http://schemas.microsoft.com/office/2006/metadata/properties"/>
    <ds:schemaRef ds:uri="http://schemas.microsoft.com/office/infopath/2007/PartnerControls"/>
    <ds:schemaRef ds:uri="c31615fb-707e-44f9-86da-2e6776109863"/>
    <ds:schemaRef ds:uri="a0dd7094-011f-4e1b-bfa4-18dc57620f6f"/>
  </ds:schemaRefs>
</ds:datastoreItem>
</file>

<file path=customXml/itemProps4.xml><?xml version="1.0" encoding="utf-8"?>
<ds:datastoreItem xmlns:ds="http://schemas.openxmlformats.org/officeDocument/2006/customXml" ds:itemID="{49606FF7-8FF1-49CB-A08A-8CDFE25525C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Eshta Bhardwaj</dc:creator>
  <keywords/>
  <dc:description/>
  <lastModifiedBy>kyrstenjanke</lastModifiedBy>
  <revision>149</revision>
  <dcterms:created xsi:type="dcterms:W3CDTF">2026-02-10T03:33:00.0000000Z</dcterms:created>
  <dcterms:modified xsi:type="dcterms:W3CDTF">2026-03-27T19:25:04.8146277Z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0x01010066FBF00F48B50843B713DB597E5B42AA</vt:lpwstr>
  </property>
  <property fmtid="{D5CDD505-2E9C-101B-9397-08002B2CF9AE}" pid="3" name="MediaServiceImageTags">
    <vt:lpwstr/>
  </property>
  <property fmtid="{D5CDD505-2E9C-101B-9397-08002B2CF9AE}" pid="4" name="GrammarlyDocumentId">
    <vt:lpwstr>42ec2098c61facc28cc9f11194d1148e74b6b55243feea1062c872b2a94c3554</vt:lpwstr>
  </property>
  <property fmtid="{D5CDD505-2E9C-101B-9397-08002B2CF9AE}" pid="5" name="docLang">
    <vt:lpwstr>en</vt:lpwstr>
  </property>
</Properties>
</file>