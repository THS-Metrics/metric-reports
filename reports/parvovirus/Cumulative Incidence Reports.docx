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F2B9" w14:textId="1B308887" w:rsidR="00E27B01" w:rsidRPr="00E27B01" w:rsidRDefault="00A9066C" w:rsidP="00A9066C">
      <w:pPr>
        <w:pStyle w:val="Title"/>
      </w:pPr>
      <w:bookmarkStart w:id="0" w:name="_Toc60573240"/>
      <w:r w:rsidRPr="00A93FE9">
        <w:rPr>
          <w:shd w:val="clear" w:color="auto" w:fill="E2EFD9" w:themeFill="accent6" w:themeFillTint="33"/>
        </w:rPr>
        <w:t>Cumulative Incidence Reports (URI, Diarrhea and More)</w:t>
      </w:r>
    </w:p>
    <w:p w14:paraId="30521D27" w14:textId="77777777" w:rsidR="00ED1E72" w:rsidRPr="00ED1E72" w:rsidRDefault="00ED1E72" w:rsidP="00ED1E72"/>
    <w:sdt>
      <w:sdtPr>
        <w:rPr>
          <w:rFonts w:eastAsiaTheme="minorEastAsia" w:cstheme="minorBidi"/>
          <w:b w:val="0"/>
          <w:bCs w:val="0"/>
          <w:sz w:val="24"/>
          <w:szCs w:val="24"/>
        </w:rPr>
        <w:id w:val="-1959019317"/>
        <w:docPartObj>
          <w:docPartGallery w:val="Table of Contents"/>
          <w:docPartUnique/>
        </w:docPartObj>
      </w:sdtPr>
      <w:sdtEndPr>
        <w:rPr>
          <w:rFonts w:eastAsiaTheme="minorHAnsi"/>
          <w:szCs w:val="22"/>
        </w:rPr>
      </w:sdtEndPr>
      <w:sdtContent>
        <w:sdt>
          <w:sdtPr>
            <w:rPr>
              <w:rFonts w:eastAsiaTheme="minorEastAsia" w:cstheme="minorBidi"/>
              <w:b w:val="0"/>
              <w:bCs w:val="0"/>
              <w:sz w:val="24"/>
              <w:szCs w:val="24"/>
            </w:rPr>
            <w:id w:val="701059647"/>
            <w:docPartObj>
              <w:docPartGallery w:val="Table of Contents"/>
              <w:docPartUnique/>
            </w:docPartObj>
          </w:sdtPr>
          <w:sdtContent>
            <w:p w14:paraId="40E3FC93" w14:textId="77777777" w:rsidR="00F52C2F" w:rsidRPr="006F69D5" w:rsidRDefault="00F52C2F" w:rsidP="00F52C2F">
              <w:pPr>
                <w:pStyle w:val="TOCHeading"/>
                <w:rPr>
                  <w:sz w:val="24"/>
                  <w:szCs w:val="24"/>
                </w:rPr>
              </w:pPr>
              <w:r w:rsidRPr="00C40616">
                <w:t>Contents</w:t>
              </w:r>
            </w:p>
            <w:p w14:paraId="55E41368" w14:textId="09E46C31" w:rsidR="00313A49" w:rsidRDefault="00F52C2F">
              <w:pPr>
                <w:pStyle w:val="TOC1"/>
                <w:rPr>
                  <w:rFonts w:eastAsiaTheme="minorEastAsia" w:cstheme="minorBidi"/>
                  <w:b w:val="0"/>
                  <w:color w:val="auto"/>
                  <w:kern w:val="2"/>
                  <w:sz w:val="24"/>
                  <w:lang w:val="en-CA" w:eastAsia="en-CA"/>
                  <w14:ligatures w14:val="standardContextual"/>
                </w:rPr>
              </w:pPr>
              <w:r>
                <w:rPr>
                  <w:caps/>
                </w:rPr>
                <w:fldChar w:fldCharType="begin"/>
              </w:r>
              <w:r>
                <w:rPr>
                  <w:caps/>
                </w:rPr>
                <w:instrText xml:space="preserve"> TOC \o "1-3" \h \z \u </w:instrText>
              </w:r>
              <w:r>
                <w:rPr>
                  <w:caps/>
                </w:rPr>
                <w:fldChar w:fldCharType="separate"/>
              </w:r>
              <w:hyperlink w:anchor="_Toc224308183" w:history="1">
                <w:r w:rsidR="00313A49" w:rsidRPr="00B2746A">
                  <w:rPr>
                    <w:rStyle w:val="Hyperlink"/>
                  </w:rPr>
                  <w:t>Overview</w:t>
                </w:r>
                <w:r w:rsidR="00313A49">
                  <w:rPr>
                    <w:webHidden/>
                  </w:rPr>
                  <w:tab/>
                </w:r>
                <w:r w:rsidR="00313A49">
                  <w:rPr>
                    <w:webHidden/>
                  </w:rPr>
                  <w:fldChar w:fldCharType="begin"/>
                </w:r>
                <w:r w:rsidR="00313A49">
                  <w:rPr>
                    <w:webHidden/>
                  </w:rPr>
                  <w:instrText xml:space="preserve"> PAGEREF _Toc224308183 \h </w:instrText>
                </w:r>
                <w:r w:rsidR="00313A49">
                  <w:rPr>
                    <w:webHidden/>
                  </w:rPr>
                </w:r>
                <w:r w:rsidR="00313A49">
                  <w:rPr>
                    <w:webHidden/>
                  </w:rPr>
                  <w:fldChar w:fldCharType="separate"/>
                </w:r>
                <w:r w:rsidR="00313A49">
                  <w:rPr>
                    <w:webHidden/>
                  </w:rPr>
                  <w:t>2</w:t>
                </w:r>
                <w:r w:rsidR="00313A49">
                  <w:rPr>
                    <w:webHidden/>
                  </w:rPr>
                  <w:fldChar w:fldCharType="end"/>
                </w:r>
              </w:hyperlink>
            </w:p>
            <w:p w14:paraId="29C95978" w14:textId="67FC361E" w:rsidR="00313A49" w:rsidRDefault="00313A49">
              <w:pPr>
                <w:pStyle w:val="TOC2"/>
                <w:rPr>
                  <w:rFonts w:eastAsiaTheme="minorEastAsia" w:cstheme="minorBidi"/>
                  <w:kern w:val="2"/>
                  <w:lang w:val="en-CA" w:eastAsia="en-CA"/>
                  <w14:ligatures w14:val="standardContextual"/>
                </w:rPr>
              </w:pPr>
              <w:hyperlink w:anchor="_Toc224308184" w:history="1">
                <w:r w:rsidRPr="00B2746A">
                  <w:rPr>
                    <w:rStyle w:val="Hyperlink"/>
                  </w:rPr>
                  <w:t>Purpose and Scope</w:t>
                </w:r>
                <w:r>
                  <w:rPr>
                    <w:webHidden/>
                  </w:rPr>
                  <w:tab/>
                </w:r>
                <w:r>
                  <w:rPr>
                    <w:webHidden/>
                  </w:rPr>
                  <w:fldChar w:fldCharType="begin"/>
                </w:r>
                <w:r>
                  <w:rPr>
                    <w:webHidden/>
                  </w:rPr>
                  <w:instrText xml:space="preserve"> PAGEREF _Toc224308184 \h </w:instrText>
                </w:r>
                <w:r>
                  <w:rPr>
                    <w:webHidden/>
                  </w:rPr>
                </w:r>
                <w:r>
                  <w:rPr>
                    <w:webHidden/>
                  </w:rPr>
                  <w:fldChar w:fldCharType="separate"/>
                </w:r>
                <w:r>
                  <w:rPr>
                    <w:webHidden/>
                  </w:rPr>
                  <w:t>2</w:t>
                </w:r>
                <w:r>
                  <w:rPr>
                    <w:webHidden/>
                  </w:rPr>
                  <w:fldChar w:fldCharType="end"/>
                </w:r>
              </w:hyperlink>
            </w:p>
            <w:p w14:paraId="2C7A1E85" w14:textId="28AF2836"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85" w:history="1">
                <w:r w:rsidRPr="00B2746A">
                  <w:rPr>
                    <w:rStyle w:val="Hyperlink"/>
                    <w:noProof/>
                  </w:rPr>
                  <w:t>Definitions</w:t>
                </w:r>
                <w:r>
                  <w:rPr>
                    <w:noProof/>
                    <w:webHidden/>
                  </w:rPr>
                  <w:tab/>
                </w:r>
                <w:r>
                  <w:rPr>
                    <w:noProof/>
                    <w:webHidden/>
                  </w:rPr>
                  <w:fldChar w:fldCharType="begin"/>
                </w:r>
                <w:r>
                  <w:rPr>
                    <w:noProof/>
                    <w:webHidden/>
                  </w:rPr>
                  <w:instrText xml:space="preserve"> PAGEREF _Toc224308185 \h </w:instrText>
                </w:r>
                <w:r>
                  <w:rPr>
                    <w:noProof/>
                    <w:webHidden/>
                  </w:rPr>
                </w:r>
                <w:r>
                  <w:rPr>
                    <w:noProof/>
                    <w:webHidden/>
                  </w:rPr>
                  <w:fldChar w:fldCharType="separate"/>
                </w:r>
                <w:r>
                  <w:rPr>
                    <w:noProof/>
                    <w:webHidden/>
                  </w:rPr>
                  <w:t>2</w:t>
                </w:r>
                <w:r>
                  <w:rPr>
                    <w:noProof/>
                    <w:webHidden/>
                  </w:rPr>
                  <w:fldChar w:fldCharType="end"/>
                </w:r>
              </w:hyperlink>
            </w:p>
            <w:p w14:paraId="63F1AA8F" w14:textId="2377FE41"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86" w:history="1">
                <w:r w:rsidRPr="00B2746A">
                  <w:rPr>
                    <w:rStyle w:val="Hyperlink"/>
                    <w:noProof/>
                  </w:rPr>
                  <w:t>Purpose</w:t>
                </w:r>
                <w:r>
                  <w:rPr>
                    <w:noProof/>
                    <w:webHidden/>
                  </w:rPr>
                  <w:tab/>
                </w:r>
                <w:r>
                  <w:rPr>
                    <w:noProof/>
                    <w:webHidden/>
                  </w:rPr>
                  <w:fldChar w:fldCharType="begin"/>
                </w:r>
                <w:r>
                  <w:rPr>
                    <w:noProof/>
                    <w:webHidden/>
                  </w:rPr>
                  <w:instrText xml:space="preserve"> PAGEREF _Toc224308186 \h </w:instrText>
                </w:r>
                <w:r>
                  <w:rPr>
                    <w:noProof/>
                    <w:webHidden/>
                  </w:rPr>
                </w:r>
                <w:r>
                  <w:rPr>
                    <w:noProof/>
                    <w:webHidden/>
                  </w:rPr>
                  <w:fldChar w:fldCharType="separate"/>
                </w:r>
                <w:r>
                  <w:rPr>
                    <w:noProof/>
                    <w:webHidden/>
                  </w:rPr>
                  <w:t>2</w:t>
                </w:r>
                <w:r>
                  <w:rPr>
                    <w:noProof/>
                    <w:webHidden/>
                  </w:rPr>
                  <w:fldChar w:fldCharType="end"/>
                </w:r>
              </w:hyperlink>
            </w:p>
            <w:p w14:paraId="49290C69" w14:textId="393DF914"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87" w:history="1">
                <w:r w:rsidRPr="00B2746A">
                  <w:rPr>
                    <w:rStyle w:val="Hyperlink"/>
                    <w:noProof/>
                  </w:rPr>
                  <w:t>Rationale</w:t>
                </w:r>
                <w:r>
                  <w:rPr>
                    <w:noProof/>
                    <w:webHidden/>
                  </w:rPr>
                  <w:tab/>
                </w:r>
                <w:r>
                  <w:rPr>
                    <w:noProof/>
                    <w:webHidden/>
                  </w:rPr>
                  <w:fldChar w:fldCharType="begin"/>
                </w:r>
                <w:r>
                  <w:rPr>
                    <w:noProof/>
                    <w:webHidden/>
                  </w:rPr>
                  <w:instrText xml:space="preserve"> PAGEREF _Toc224308187 \h </w:instrText>
                </w:r>
                <w:r>
                  <w:rPr>
                    <w:noProof/>
                    <w:webHidden/>
                  </w:rPr>
                </w:r>
                <w:r>
                  <w:rPr>
                    <w:noProof/>
                    <w:webHidden/>
                  </w:rPr>
                  <w:fldChar w:fldCharType="separate"/>
                </w:r>
                <w:r>
                  <w:rPr>
                    <w:noProof/>
                    <w:webHidden/>
                  </w:rPr>
                  <w:t>2</w:t>
                </w:r>
                <w:r>
                  <w:rPr>
                    <w:noProof/>
                    <w:webHidden/>
                  </w:rPr>
                  <w:fldChar w:fldCharType="end"/>
                </w:r>
              </w:hyperlink>
            </w:p>
            <w:p w14:paraId="46CDF787" w14:textId="43CB3060"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88" w:history="1">
                <w:r w:rsidRPr="00B2746A">
                  <w:rPr>
                    <w:rStyle w:val="Hyperlink"/>
                    <w:noProof/>
                  </w:rPr>
                  <w:t>Scope</w:t>
                </w:r>
                <w:r>
                  <w:rPr>
                    <w:noProof/>
                    <w:webHidden/>
                  </w:rPr>
                  <w:tab/>
                </w:r>
                <w:r>
                  <w:rPr>
                    <w:noProof/>
                    <w:webHidden/>
                  </w:rPr>
                  <w:fldChar w:fldCharType="begin"/>
                </w:r>
                <w:r>
                  <w:rPr>
                    <w:noProof/>
                    <w:webHidden/>
                  </w:rPr>
                  <w:instrText xml:space="preserve"> PAGEREF _Toc224308188 \h </w:instrText>
                </w:r>
                <w:r>
                  <w:rPr>
                    <w:noProof/>
                    <w:webHidden/>
                  </w:rPr>
                </w:r>
                <w:r>
                  <w:rPr>
                    <w:noProof/>
                    <w:webHidden/>
                  </w:rPr>
                  <w:fldChar w:fldCharType="separate"/>
                </w:r>
                <w:r>
                  <w:rPr>
                    <w:noProof/>
                    <w:webHidden/>
                  </w:rPr>
                  <w:t>2</w:t>
                </w:r>
                <w:r>
                  <w:rPr>
                    <w:noProof/>
                    <w:webHidden/>
                  </w:rPr>
                  <w:fldChar w:fldCharType="end"/>
                </w:r>
              </w:hyperlink>
            </w:p>
            <w:p w14:paraId="669DD8A6" w14:textId="0E495EFF"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89" w:history="1">
                <w:r w:rsidRPr="00B2746A">
                  <w:rPr>
                    <w:rStyle w:val="Hyperlink"/>
                    <w:noProof/>
                  </w:rPr>
                  <w:t>Operational Areas Encompassed</w:t>
                </w:r>
                <w:r>
                  <w:rPr>
                    <w:noProof/>
                    <w:webHidden/>
                  </w:rPr>
                  <w:tab/>
                </w:r>
                <w:r>
                  <w:rPr>
                    <w:noProof/>
                    <w:webHidden/>
                  </w:rPr>
                  <w:fldChar w:fldCharType="begin"/>
                </w:r>
                <w:r>
                  <w:rPr>
                    <w:noProof/>
                    <w:webHidden/>
                  </w:rPr>
                  <w:instrText xml:space="preserve"> PAGEREF _Toc224308189 \h </w:instrText>
                </w:r>
                <w:r>
                  <w:rPr>
                    <w:noProof/>
                    <w:webHidden/>
                  </w:rPr>
                </w:r>
                <w:r>
                  <w:rPr>
                    <w:noProof/>
                    <w:webHidden/>
                  </w:rPr>
                  <w:fldChar w:fldCharType="separate"/>
                </w:r>
                <w:r>
                  <w:rPr>
                    <w:noProof/>
                    <w:webHidden/>
                  </w:rPr>
                  <w:t>3</w:t>
                </w:r>
                <w:r>
                  <w:rPr>
                    <w:noProof/>
                    <w:webHidden/>
                  </w:rPr>
                  <w:fldChar w:fldCharType="end"/>
                </w:r>
              </w:hyperlink>
            </w:p>
            <w:p w14:paraId="508D33A4" w14:textId="11C55DC2" w:rsidR="00313A49" w:rsidRDefault="00313A49">
              <w:pPr>
                <w:pStyle w:val="TOC2"/>
                <w:rPr>
                  <w:rFonts w:eastAsiaTheme="minorEastAsia" w:cstheme="minorBidi"/>
                  <w:kern w:val="2"/>
                  <w:lang w:val="en-CA" w:eastAsia="en-CA"/>
                  <w14:ligatures w14:val="standardContextual"/>
                </w:rPr>
              </w:pPr>
              <w:hyperlink w:anchor="_Toc224308190" w:history="1">
                <w:r w:rsidRPr="00B2746A">
                  <w:rPr>
                    <w:rStyle w:val="Hyperlink"/>
                  </w:rPr>
                  <w:t>Methodology</w:t>
                </w:r>
                <w:r>
                  <w:rPr>
                    <w:webHidden/>
                  </w:rPr>
                  <w:tab/>
                </w:r>
                <w:r>
                  <w:rPr>
                    <w:webHidden/>
                  </w:rPr>
                  <w:fldChar w:fldCharType="begin"/>
                </w:r>
                <w:r>
                  <w:rPr>
                    <w:webHidden/>
                  </w:rPr>
                  <w:instrText xml:space="preserve"> PAGEREF _Toc224308190 \h </w:instrText>
                </w:r>
                <w:r>
                  <w:rPr>
                    <w:webHidden/>
                  </w:rPr>
                </w:r>
                <w:r>
                  <w:rPr>
                    <w:webHidden/>
                  </w:rPr>
                  <w:fldChar w:fldCharType="separate"/>
                </w:r>
                <w:r>
                  <w:rPr>
                    <w:webHidden/>
                  </w:rPr>
                  <w:t>3</w:t>
                </w:r>
                <w:r>
                  <w:rPr>
                    <w:webHidden/>
                  </w:rPr>
                  <w:fldChar w:fldCharType="end"/>
                </w:r>
              </w:hyperlink>
            </w:p>
            <w:p w14:paraId="54030487" w14:textId="3B4620C7"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91" w:history="1">
                <w:r w:rsidRPr="00B2746A">
                  <w:rPr>
                    <w:rStyle w:val="Hyperlink"/>
                    <w:noProof/>
                  </w:rPr>
                  <w:t>Stratification</w:t>
                </w:r>
                <w:r>
                  <w:rPr>
                    <w:noProof/>
                    <w:webHidden/>
                  </w:rPr>
                  <w:tab/>
                </w:r>
                <w:r>
                  <w:rPr>
                    <w:noProof/>
                    <w:webHidden/>
                  </w:rPr>
                  <w:fldChar w:fldCharType="begin"/>
                </w:r>
                <w:r>
                  <w:rPr>
                    <w:noProof/>
                    <w:webHidden/>
                  </w:rPr>
                  <w:instrText xml:space="preserve"> PAGEREF _Toc224308191 \h </w:instrText>
                </w:r>
                <w:r>
                  <w:rPr>
                    <w:noProof/>
                    <w:webHidden/>
                  </w:rPr>
                </w:r>
                <w:r>
                  <w:rPr>
                    <w:noProof/>
                    <w:webHidden/>
                  </w:rPr>
                  <w:fldChar w:fldCharType="separate"/>
                </w:r>
                <w:r>
                  <w:rPr>
                    <w:noProof/>
                    <w:webHidden/>
                  </w:rPr>
                  <w:t>3</w:t>
                </w:r>
                <w:r>
                  <w:rPr>
                    <w:noProof/>
                    <w:webHidden/>
                  </w:rPr>
                  <w:fldChar w:fldCharType="end"/>
                </w:r>
              </w:hyperlink>
            </w:p>
            <w:p w14:paraId="12D182BE" w14:textId="7B8DAB44"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92" w:history="1">
                <w:r w:rsidRPr="00B2746A">
                  <w:rPr>
                    <w:rStyle w:val="Hyperlink"/>
                    <w:noProof/>
                  </w:rPr>
                  <w:t>Timeframe</w:t>
                </w:r>
                <w:r>
                  <w:rPr>
                    <w:noProof/>
                    <w:webHidden/>
                  </w:rPr>
                  <w:tab/>
                </w:r>
                <w:r>
                  <w:rPr>
                    <w:noProof/>
                    <w:webHidden/>
                  </w:rPr>
                  <w:fldChar w:fldCharType="begin"/>
                </w:r>
                <w:r>
                  <w:rPr>
                    <w:noProof/>
                    <w:webHidden/>
                  </w:rPr>
                  <w:instrText xml:space="preserve"> PAGEREF _Toc224308192 \h </w:instrText>
                </w:r>
                <w:r>
                  <w:rPr>
                    <w:noProof/>
                    <w:webHidden/>
                  </w:rPr>
                </w:r>
                <w:r>
                  <w:rPr>
                    <w:noProof/>
                    <w:webHidden/>
                  </w:rPr>
                  <w:fldChar w:fldCharType="separate"/>
                </w:r>
                <w:r>
                  <w:rPr>
                    <w:noProof/>
                    <w:webHidden/>
                  </w:rPr>
                  <w:t>3</w:t>
                </w:r>
                <w:r>
                  <w:rPr>
                    <w:noProof/>
                    <w:webHidden/>
                  </w:rPr>
                  <w:fldChar w:fldCharType="end"/>
                </w:r>
              </w:hyperlink>
            </w:p>
            <w:p w14:paraId="0A916262" w14:textId="11C90DF2"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93" w:history="1">
                <w:r w:rsidRPr="00B2746A">
                  <w:rPr>
                    <w:rStyle w:val="Hyperlink"/>
                    <w:noProof/>
                  </w:rPr>
                  <w:t>Numerator and Denominator</w:t>
                </w:r>
                <w:r>
                  <w:rPr>
                    <w:noProof/>
                    <w:webHidden/>
                  </w:rPr>
                  <w:tab/>
                </w:r>
                <w:r>
                  <w:rPr>
                    <w:noProof/>
                    <w:webHidden/>
                  </w:rPr>
                  <w:fldChar w:fldCharType="begin"/>
                </w:r>
                <w:r>
                  <w:rPr>
                    <w:noProof/>
                    <w:webHidden/>
                  </w:rPr>
                  <w:instrText xml:space="preserve"> PAGEREF _Toc224308193 \h </w:instrText>
                </w:r>
                <w:r>
                  <w:rPr>
                    <w:noProof/>
                    <w:webHidden/>
                  </w:rPr>
                </w:r>
                <w:r>
                  <w:rPr>
                    <w:noProof/>
                    <w:webHidden/>
                  </w:rPr>
                  <w:fldChar w:fldCharType="separate"/>
                </w:r>
                <w:r>
                  <w:rPr>
                    <w:noProof/>
                    <w:webHidden/>
                  </w:rPr>
                  <w:t>4</w:t>
                </w:r>
                <w:r>
                  <w:rPr>
                    <w:noProof/>
                    <w:webHidden/>
                  </w:rPr>
                  <w:fldChar w:fldCharType="end"/>
                </w:r>
              </w:hyperlink>
            </w:p>
            <w:p w14:paraId="0677F54A" w14:textId="5A768D51"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194" w:history="1">
                <w:r w:rsidRPr="00B2746A">
                  <w:rPr>
                    <w:rStyle w:val="Hyperlink"/>
                    <w:noProof/>
                  </w:rPr>
                  <w:t>Filters</w:t>
                </w:r>
                <w:r>
                  <w:rPr>
                    <w:noProof/>
                    <w:webHidden/>
                  </w:rPr>
                  <w:tab/>
                </w:r>
                <w:r>
                  <w:rPr>
                    <w:noProof/>
                    <w:webHidden/>
                  </w:rPr>
                  <w:fldChar w:fldCharType="begin"/>
                </w:r>
                <w:r>
                  <w:rPr>
                    <w:noProof/>
                    <w:webHidden/>
                  </w:rPr>
                  <w:instrText xml:space="preserve"> PAGEREF _Toc224308194 \h </w:instrText>
                </w:r>
                <w:r>
                  <w:rPr>
                    <w:noProof/>
                    <w:webHidden/>
                  </w:rPr>
                </w:r>
                <w:r>
                  <w:rPr>
                    <w:noProof/>
                    <w:webHidden/>
                  </w:rPr>
                  <w:fldChar w:fldCharType="separate"/>
                </w:r>
                <w:r>
                  <w:rPr>
                    <w:noProof/>
                    <w:webHidden/>
                  </w:rPr>
                  <w:t>4</w:t>
                </w:r>
                <w:r>
                  <w:rPr>
                    <w:noProof/>
                    <w:webHidden/>
                  </w:rPr>
                  <w:fldChar w:fldCharType="end"/>
                </w:r>
              </w:hyperlink>
            </w:p>
            <w:p w14:paraId="4309C763" w14:textId="69A737B5" w:rsidR="00313A49" w:rsidRDefault="00313A49">
              <w:pPr>
                <w:pStyle w:val="TOC1"/>
                <w:rPr>
                  <w:rFonts w:eastAsiaTheme="minorEastAsia" w:cstheme="minorBidi"/>
                  <w:b w:val="0"/>
                  <w:color w:val="auto"/>
                  <w:kern w:val="2"/>
                  <w:sz w:val="24"/>
                  <w:lang w:val="en-CA" w:eastAsia="en-CA"/>
                  <w14:ligatures w14:val="standardContextual"/>
                </w:rPr>
              </w:pPr>
              <w:hyperlink w:anchor="_Toc224308195" w:history="1">
                <w:r w:rsidRPr="00B2746A">
                  <w:rPr>
                    <w:rStyle w:val="Hyperlink"/>
                  </w:rPr>
                  <w:t>Data Visualization</w:t>
                </w:r>
                <w:r>
                  <w:rPr>
                    <w:webHidden/>
                  </w:rPr>
                  <w:tab/>
                </w:r>
                <w:r>
                  <w:rPr>
                    <w:webHidden/>
                  </w:rPr>
                  <w:fldChar w:fldCharType="begin"/>
                </w:r>
                <w:r>
                  <w:rPr>
                    <w:webHidden/>
                  </w:rPr>
                  <w:instrText xml:space="preserve"> PAGEREF _Toc224308195 \h </w:instrText>
                </w:r>
                <w:r>
                  <w:rPr>
                    <w:webHidden/>
                  </w:rPr>
                </w:r>
                <w:r>
                  <w:rPr>
                    <w:webHidden/>
                  </w:rPr>
                  <w:fldChar w:fldCharType="separate"/>
                </w:r>
                <w:r>
                  <w:rPr>
                    <w:webHidden/>
                  </w:rPr>
                  <w:t>5</w:t>
                </w:r>
                <w:r>
                  <w:rPr>
                    <w:webHidden/>
                  </w:rPr>
                  <w:fldChar w:fldCharType="end"/>
                </w:r>
              </w:hyperlink>
            </w:p>
            <w:p w14:paraId="693300F2" w14:textId="5D106883" w:rsidR="00313A49" w:rsidRDefault="00313A49">
              <w:pPr>
                <w:pStyle w:val="TOC1"/>
                <w:rPr>
                  <w:rFonts w:eastAsiaTheme="minorEastAsia" w:cstheme="minorBidi"/>
                  <w:b w:val="0"/>
                  <w:color w:val="auto"/>
                  <w:kern w:val="2"/>
                  <w:sz w:val="24"/>
                  <w:lang w:val="en-CA" w:eastAsia="en-CA"/>
                  <w14:ligatures w14:val="standardContextual"/>
                </w:rPr>
              </w:pPr>
              <w:hyperlink w:anchor="_Toc224308196" w:history="1">
                <w:r w:rsidRPr="00B2746A">
                  <w:rPr>
                    <w:rStyle w:val="Hyperlink"/>
                  </w:rPr>
                  <w:t>Quality Control</w:t>
                </w:r>
                <w:r>
                  <w:rPr>
                    <w:webHidden/>
                  </w:rPr>
                  <w:tab/>
                </w:r>
                <w:r>
                  <w:rPr>
                    <w:webHidden/>
                  </w:rPr>
                  <w:fldChar w:fldCharType="begin"/>
                </w:r>
                <w:r>
                  <w:rPr>
                    <w:webHidden/>
                  </w:rPr>
                  <w:instrText xml:space="preserve"> PAGEREF _Toc224308196 \h </w:instrText>
                </w:r>
                <w:r>
                  <w:rPr>
                    <w:webHidden/>
                  </w:rPr>
                </w:r>
                <w:r>
                  <w:rPr>
                    <w:webHidden/>
                  </w:rPr>
                  <w:fldChar w:fldCharType="separate"/>
                </w:r>
                <w:r>
                  <w:rPr>
                    <w:webHidden/>
                  </w:rPr>
                  <w:t>11</w:t>
                </w:r>
                <w:r>
                  <w:rPr>
                    <w:webHidden/>
                  </w:rPr>
                  <w:fldChar w:fldCharType="end"/>
                </w:r>
              </w:hyperlink>
            </w:p>
            <w:p w14:paraId="64B837E7" w14:textId="119BA4B1" w:rsidR="00313A49" w:rsidRDefault="00313A49">
              <w:pPr>
                <w:pStyle w:val="TOC1"/>
                <w:rPr>
                  <w:rFonts w:eastAsiaTheme="minorEastAsia" w:cstheme="minorBidi"/>
                  <w:b w:val="0"/>
                  <w:color w:val="auto"/>
                  <w:kern w:val="2"/>
                  <w:sz w:val="24"/>
                  <w:lang w:val="en-CA" w:eastAsia="en-CA"/>
                  <w14:ligatures w14:val="standardContextual"/>
                </w:rPr>
              </w:pPr>
              <w:hyperlink w:anchor="_Toc224308197" w:history="1">
                <w:r w:rsidRPr="00B2746A">
                  <w:rPr>
                    <w:rStyle w:val="Hyperlink"/>
                  </w:rPr>
                  <w:t>Technical Implementation</w:t>
                </w:r>
                <w:r>
                  <w:rPr>
                    <w:webHidden/>
                  </w:rPr>
                  <w:tab/>
                </w:r>
                <w:r>
                  <w:rPr>
                    <w:webHidden/>
                  </w:rPr>
                  <w:fldChar w:fldCharType="begin"/>
                </w:r>
                <w:r>
                  <w:rPr>
                    <w:webHidden/>
                  </w:rPr>
                  <w:instrText xml:space="preserve"> PAGEREF _Toc224308197 \h </w:instrText>
                </w:r>
                <w:r>
                  <w:rPr>
                    <w:webHidden/>
                  </w:rPr>
                </w:r>
                <w:r>
                  <w:rPr>
                    <w:webHidden/>
                  </w:rPr>
                  <w:fldChar w:fldCharType="separate"/>
                </w:r>
                <w:r>
                  <w:rPr>
                    <w:webHidden/>
                  </w:rPr>
                  <w:t>11</w:t>
                </w:r>
                <w:r>
                  <w:rPr>
                    <w:webHidden/>
                  </w:rPr>
                  <w:fldChar w:fldCharType="end"/>
                </w:r>
              </w:hyperlink>
            </w:p>
            <w:p w14:paraId="0A4579A7" w14:textId="64C5DED4" w:rsidR="00313A49" w:rsidRDefault="00313A49">
              <w:pPr>
                <w:pStyle w:val="TOC2"/>
                <w:rPr>
                  <w:rFonts w:eastAsiaTheme="minorEastAsia" w:cstheme="minorBidi"/>
                  <w:kern w:val="2"/>
                  <w:lang w:val="en-CA" w:eastAsia="en-CA"/>
                  <w14:ligatures w14:val="standardContextual"/>
                </w:rPr>
              </w:pPr>
              <w:hyperlink w:anchor="_Toc224308198" w:history="1">
                <w:r w:rsidRPr="00B2746A">
                  <w:rPr>
                    <w:rStyle w:val="Hyperlink"/>
                    <w:lang w:val="en-CA"/>
                  </w:rPr>
                  <w:t>Source Data Updates</w:t>
                </w:r>
                <w:r>
                  <w:rPr>
                    <w:webHidden/>
                  </w:rPr>
                  <w:tab/>
                </w:r>
                <w:r>
                  <w:rPr>
                    <w:webHidden/>
                  </w:rPr>
                  <w:fldChar w:fldCharType="begin"/>
                </w:r>
                <w:r>
                  <w:rPr>
                    <w:webHidden/>
                  </w:rPr>
                  <w:instrText xml:space="preserve"> PAGEREF _Toc224308198 \h </w:instrText>
                </w:r>
                <w:r>
                  <w:rPr>
                    <w:webHidden/>
                  </w:rPr>
                </w:r>
                <w:r>
                  <w:rPr>
                    <w:webHidden/>
                  </w:rPr>
                  <w:fldChar w:fldCharType="separate"/>
                </w:r>
                <w:r>
                  <w:rPr>
                    <w:webHidden/>
                  </w:rPr>
                  <w:t>11</w:t>
                </w:r>
                <w:r>
                  <w:rPr>
                    <w:webHidden/>
                  </w:rPr>
                  <w:fldChar w:fldCharType="end"/>
                </w:r>
              </w:hyperlink>
            </w:p>
            <w:p w14:paraId="2658C241" w14:textId="759BB7BA" w:rsidR="00313A49" w:rsidRDefault="00313A49">
              <w:pPr>
                <w:pStyle w:val="TOC2"/>
                <w:rPr>
                  <w:rFonts w:eastAsiaTheme="minorEastAsia" w:cstheme="minorBidi"/>
                  <w:kern w:val="2"/>
                  <w:lang w:val="en-CA" w:eastAsia="en-CA"/>
                  <w14:ligatures w14:val="standardContextual"/>
                </w:rPr>
              </w:pPr>
              <w:hyperlink w:anchor="_Toc224308199" w:history="1">
                <w:r w:rsidRPr="00B2746A">
                  <w:rPr>
                    <w:rStyle w:val="Hyperlink"/>
                    <w:lang w:val="en-CA"/>
                  </w:rPr>
                  <w:t>Current Code Repository</w:t>
                </w:r>
                <w:r>
                  <w:rPr>
                    <w:webHidden/>
                  </w:rPr>
                  <w:tab/>
                </w:r>
                <w:r>
                  <w:rPr>
                    <w:webHidden/>
                  </w:rPr>
                  <w:fldChar w:fldCharType="begin"/>
                </w:r>
                <w:r>
                  <w:rPr>
                    <w:webHidden/>
                  </w:rPr>
                  <w:instrText xml:space="preserve"> PAGEREF _Toc224308199 \h </w:instrText>
                </w:r>
                <w:r>
                  <w:rPr>
                    <w:webHidden/>
                  </w:rPr>
                </w:r>
                <w:r>
                  <w:rPr>
                    <w:webHidden/>
                  </w:rPr>
                  <w:fldChar w:fldCharType="separate"/>
                </w:r>
                <w:r>
                  <w:rPr>
                    <w:webHidden/>
                  </w:rPr>
                  <w:t>11</w:t>
                </w:r>
                <w:r>
                  <w:rPr>
                    <w:webHidden/>
                  </w:rPr>
                  <w:fldChar w:fldCharType="end"/>
                </w:r>
              </w:hyperlink>
            </w:p>
            <w:p w14:paraId="3620EF23" w14:textId="61E27F6F" w:rsidR="00313A49" w:rsidRDefault="00313A49">
              <w:pPr>
                <w:pStyle w:val="TOC2"/>
                <w:rPr>
                  <w:rFonts w:eastAsiaTheme="minorEastAsia" w:cstheme="minorBidi"/>
                  <w:kern w:val="2"/>
                  <w:lang w:val="en-CA" w:eastAsia="en-CA"/>
                  <w14:ligatures w14:val="standardContextual"/>
                </w:rPr>
              </w:pPr>
              <w:hyperlink w:anchor="_Toc224308200" w:history="1">
                <w:r w:rsidRPr="00B2746A">
                  <w:rPr>
                    <w:rStyle w:val="Hyperlink"/>
                    <w:lang w:val="en-CA"/>
                  </w:rPr>
                  <w:t>Report Generation Logic</w:t>
                </w:r>
                <w:r>
                  <w:rPr>
                    <w:webHidden/>
                  </w:rPr>
                  <w:tab/>
                </w:r>
                <w:r>
                  <w:rPr>
                    <w:webHidden/>
                  </w:rPr>
                  <w:fldChar w:fldCharType="begin"/>
                </w:r>
                <w:r>
                  <w:rPr>
                    <w:webHidden/>
                  </w:rPr>
                  <w:instrText xml:space="preserve"> PAGEREF _Toc224308200 \h </w:instrText>
                </w:r>
                <w:r>
                  <w:rPr>
                    <w:webHidden/>
                  </w:rPr>
                </w:r>
                <w:r>
                  <w:rPr>
                    <w:webHidden/>
                  </w:rPr>
                  <w:fldChar w:fldCharType="separate"/>
                </w:r>
                <w:r>
                  <w:rPr>
                    <w:webHidden/>
                  </w:rPr>
                  <w:t>11</w:t>
                </w:r>
                <w:r>
                  <w:rPr>
                    <w:webHidden/>
                  </w:rPr>
                  <w:fldChar w:fldCharType="end"/>
                </w:r>
              </w:hyperlink>
            </w:p>
            <w:p w14:paraId="2882DC0C" w14:textId="2C05BAAF" w:rsidR="00313A49" w:rsidRDefault="00313A49">
              <w:pPr>
                <w:pStyle w:val="TOC2"/>
                <w:rPr>
                  <w:rFonts w:eastAsiaTheme="minorEastAsia" w:cstheme="minorBidi"/>
                  <w:kern w:val="2"/>
                  <w:lang w:val="en-CA" w:eastAsia="en-CA"/>
                  <w14:ligatures w14:val="standardContextual"/>
                </w:rPr>
              </w:pPr>
              <w:hyperlink w:anchor="_Toc224308201" w:history="1">
                <w:r w:rsidRPr="00B2746A">
                  <w:rPr>
                    <w:rStyle w:val="Hyperlink"/>
                    <w:lang w:val="en-CA"/>
                  </w:rPr>
                  <w:t>Data Outputs</w:t>
                </w:r>
                <w:r>
                  <w:rPr>
                    <w:webHidden/>
                  </w:rPr>
                  <w:tab/>
                </w:r>
                <w:r>
                  <w:rPr>
                    <w:webHidden/>
                  </w:rPr>
                  <w:fldChar w:fldCharType="begin"/>
                </w:r>
                <w:r>
                  <w:rPr>
                    <w:webHidden/>
                  </w:rPr>
                  <w:instrText xml:space="preserve"> PAGEREF _Toc224308201 \h </w:instrText>
                </w:r>
                <w:r>
                  <w:rPr>
                    <w:webHidden/>
                  </w:rPr>
                </w:r>
                <w:r>
                  <w:rPr>
                    <w:webHidden/>
                  </w:rPr>
                  <w:fldChar w:fldCharType="separate"/>
                </w:r>
                <w:r>
                  <w:rPr>
                    <w:webHidden/>
                  </w:rPr>
                  <w:t>12</w:t>
                </w:r>
                <w:r>
                  <w:rPr>
                    <w:webHidden/>
                  </w:rPr>
                  <w:fldChar w:fldCharType="end"/>
                </w:r>
              </w:hyperlink>
            </w:p>
            <w:p w14:paraId="3F407307" w14:textId="563C61D1"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202" w:history="1">
                <w:r w:rsidRPr="00B2746A">
                  <w:rPr>
                    <w:rStyle w:val="Hyperlink"/>
                    <w:bCs/>
                    <w:noProof/>
                    <w:lang w:val="en-CA"/>
                  </w:rPr>
                  <w:t>Excel-based Reporting File</w:t>
                </w:r>
                <w:r>
                  <w:rPr>
                    <w:noProof/>
                    <w:webHidden/>
                  </w:rPr>
                  <w:tab/>
                </w:r>
                <w:r>
                  <w:rPr>
                    <w:noProof/>
                    <w:webHidden/>
                  </w:rPr>
                  <w:fldChar w:fldCharType="begin"/>
                </w:r>
                <w:r>
                  <w:rPr>
                    <w:noProof/>
                    <w:webHidden/>
                  </w:rPr>
                  <w:instrText xml:space="preserve"> PAGEREF _Toc224308202 \h </w:instrText>
                </w:r>
                <w:r>
                  <w:rPr>
                    <w:noProof/>
                    <w:webHidden/>
                  </w:rPr>
                </w:r>
                <w:r>
                  <w:rPr>
                    <w:noProof/>
                    <w:webHidden/>
                  </w:rPr>
                  <w:fldChar w:fldCharType="separate"/>
                </w:r>
                <w:r>
                  <w:rPr>
                    <w:noProof/>
                    <w:webHidden/>
                  </w:rPr>
                  <w:t>12</w:t>
                </w:r>
                <w:r>
                  <w:rPr>
                    <w:noProof/>
                    <w:webHidden/>
                  </w:rPr>
                  <w:fldChar w:fldCharType="end"/>
                </w:r>
              </w:hyperlink>
            </w:p>
            <w:p w14:paraId="2689B600" w14:textId="31BC6BF2"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203" w:history="1">
                <w:r w:rsidRPr="00B2746A">
                  <w:rPr>
                    <w:rStyle w:val="Hyperlink"/>
                    <w:noProof/>
                    <w:lang w:val="en-CA"/>
                  </w:rPr>
                  <w:t>Online Summary Dashboard</w:t>
                </w:r>
                <w:r>
                  <w:rPr>
                    <w:noProof/>
                    <w:webHidden/>
                  </w:rPr>
                  <w:tab/>
                </w:r>
                <w:r>
                  <w:rPr>
                    <w:noProof/>
                    <w:webHidden/>
                  </w:rPr>
                  <w:fldChar w:fldCharType="begin"/>
                </w:r>
                <w:r>
                  <w:rPr>
                    <w:noProof/>
                    <w:webHidden/>
                  </w:rPr>
                  <w:instrText xml:space="preserve"> PAGEREF _Toc224308203 \h </w:instrText>
                </w:r>
                <w:r>
                  <w:rPr>
                    <w:noProof/>
                    <w:webHidden/>
                  </w:rPr>
                </w:r>
                <w:r>
                  <w:rPr>
                    <w:noProof/>
                    <w:webHidden/>
                  </w:rPr>
                  <w:fldChar w:fldCharType="separate"/>
                </w:r>
                <w:r>
                  <w:rPr>
                    <w:noProof/>
                    <w:webHidden/>
                  </w:rPr>
                  <w:t>12</w:t>
                </w:r>
                <w:r>
                  <w:rPr>
                    <w:noProof/>
                    <w:webHidden/>
                  </w:rPr>
                  <w:fldChar w:fldCharType="end"/>
                </w:r>
              </w:hyperlink>
            </w:p>
            <w:p w14:paraId="0C17EB68" w14:textId="3EE8BBB5" w:rsidR="00313A49" w:rsidRDefault="00313A49">
              <w:pPr>
                <w:pStyle w:val="TOC2"/>
                <w:rPr>
                  <w:rFonts w:eastAsiaTheme="minorEastAsia" w:cstheme="minorBidi"/>
                  <w:kern w:val="2"/>
                  <w:lang w:val="en-CA" w:eastAsia="en-CA"/>
                  <w14:ligatures w14:val="standardContextual"/>
                </w:rPr>
              </w:pPr>
              <w:hyperlink w:anchor="_Toc224308204" w:history="1">
                <w:r w:rsidRPr="00B2746A">
                  <w:rPr>
                    <w:rStyle w:val="Hyperlink"/>
                    <w:lang w:val="en-CA"/>
                  </w:rPr>
                  <w:t>Automation and Operations</w:t>
                </w:r>
                <w:r>
                  <w:rPr>
                    <w:webHidden/>
                  </w:rPr>
                  <w:tab/>
                </w:r>
                <w:r>
                  <w:rPr>
                    <w:webHidden/>
                  </w:rPr>
                  <w:fldChar w:fldCharType="begin"/>
                </w:r>
                <w:r>
                  <w:rPr>
                    <w:webHidden/>
                  </w:rPr>
                  <w:instrText xml:space="preserve"> PAGEREF _Toc224308204 \h </w:instrText>
                </w:r>
                <w:r>
                  <w:rPr>
                    <w:webHidden/>
                  </w:rPr>
                </w:r>
                <w:r>
                  <w:rPr>
                    <w:webHidden/>
                  </w:rPr>
                  <w:fldChar w:fldCharType="separate"/>
                </w:r>
                <w:r>
                  <w:rPr>
                    <w:webHidden/>
                  </w:rPr>
                  <w:t>13</w:t>
                </w:r>
                <w:r>
                  <w:rPr>
                    <w:webHidden/>
                  </w:rPr>
                  <w:fldChar w:fldCharType="end"/>
                </w:r>
              </w:hyperlink>
            </w:p>
            <w:p w14:paraId="0CAE9A40" w14:textId="2044051B"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205" w:history="1">
                <w:r w:rsidRPr="00B2746A">
                  <w:rPr>
                    <w:rStyle w:val="Hyperlink"/>
                    <w:noProof/>
                    <w:lang w:val="en-CA"/>
                  </w:rPr>
                  <w:t>Scheduled Execution</w:t>
                </w:r>
                <w:r>
                  <w:rPr>
                    <w:noProof/>
                    <w:webHidden/>
                  </w:rPr>
                  <w:tab/>
                </w:r>
                <w:r>
                  <w:rPr>
                    <w:noProof/>
                    <w:webHidden/>
                  </w:rPr>
                  <w:fldChar w:fldCharType="begin"/>
                </w:r>
                <w:r>
                  <w:rPr>
                    <w:noProof/>
                    <w:webHidden/>
                  </w:rPr>
                  <w:instrText xml:space="preserve"> PAGEREF _Toc224308205 \h </w:instrText>
                </w:r>
                <w:r>
                  <w:rPr>
                    <w:noProof/>
                    <w:webHidden/>
                  </w:rPr>
                </w:r>
                <w:r>
                  <w:rPr>
                    <w:noProof/>
                    <w:webHidden/>
                  </w:rPr>
                  <w:fldChar w:fldCharType="separate"/>
                </w:r>
                <w:r>
                  <w:rPr>
                    <w:noProof/>
                    <w:webHidden/>
                  </w:rPr>
                  <w:t>13</w:t>
                </w:r>
                <w:r>
                  <w:rPr>
                    <w:noProof/>
                    <w:webHidden/>
                  </w:rPr>
                  <w:fldChar w:fldCharType="end"/>
                </w:r>
              </w:hyperlink>
            </w:p>
            <w:p w14:paraId="216035D6" w14:textId="3501D94C" w:rsidR="00313A49" w:rsidRDefault="00313A49">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4308206" w:history="1">
                <w:r w:rsidRPr="00B2746A">
                  <w:rPr>
                    <w:rStyle w:val="Hyperlink"/>
                    <w:noProof/>
                    <w:lang w:val="en-CA"/>
                  </w:rPr>
                  <w:t>Report Change Log</w:t>
                </w:r>
                <w:r>
                  <w:rPr>
                    <w:noProof/>
                    <w:webHidden/>
                  </w:rPr>
                  <w:tab/>
                </w:r>
                <w:r>
                  <w:rPr>
                    <w:noProof/>
                    <w:webHidden/>
                  </w:rPr>
                  <w:fldChar w:fldCharType="begin"/>
                </w:r>
                <w:r>
                  <w:rPr>
                    <w:noProof/>
                    <w:webHidden/>
                  </w:rPr>
                  <w:instrText xml:space="preserve"> PAGEREF _Toc224308206 \h </w:instrText>
                </w:r>
                <w:r>
                  <w:rPr>
                    <w:noProof/>
                    <w:webHidden/>
                  </w:rPr>
                </w:r>
                <w:r>
                  <w:rPr>
                    <w:noProof/>
                    <w:webHidden/>
                  </w:rPr>
                  <w:fldChar w:fldCharType="separate"/>
                </w:r>
                <w:r>
                  <w:rPr>
                    <w:noProof/>
                    <w:webHidden/>
                  </w:rPr>
                  <w:t>13</w:t>
                </w:r>
                <w:r>
                  <w:rPr>
                    <w:noProof/>
                    <w:webHidden/>
                  </w:rPr>
                  <w:fldChar w:fldCharType="end"/>
                </w:r>
              </w:hyperlink>
            </w:p>
            <w:p w14:paraId="1AAD01ED" w14:textId="02FE0925" w:rsidR="00F52C2F" w:rsidRDefault="00F52C2F" w:rsidP="00F52C2F">
              <w:pPr>
                <w:rPr>
                  <w:noProof/>
                </w:rPr>
              </w:pPr>
              <w:r>
                <w:rPr>
                  <w:rFonts w:cstheme="minorHAnsi"/>
                  <w:caps/>
                  <w:noProof/>
                  <w:color w:val="538135" w:themeColor="accent6" w:themeShade="BF"/>
                  <w:sz w:val="26"/>
                  <w:szCs w:val="24"/>
                </w:rPr>
                <w:fldChar w:fldCharType="end"/>
              </w:r>
            </w:p>
          </w:sdtContent>
        </w:sdt>
        <w:p w14:paraId="5099E056" w14:textId="7A2F8F2D" w:rsidR="00C81155" w:rsidRPr="00F42D7C" w:rsidRDefault="00000000" w:rsidP="008A44DB"/>
      </w:sdtContent>
    </w:sdt>
    <w:bookmarkEnd w:id="0" w:displacedByCustomXml="prev"/>
    <w:p w14:paraId="2C7EAB12" w14:textId="77777777" w:rsidR="00F878D4" w:rsidRDefault="00F878D4">
      <w:pPr>
        <w:spacing w:after="160" w:line="259" w:lineRule="auto"/>
        <w:rPr>
          <w:rFonts w:cstheme="minorHAnsi"/>
          <w:b/>
          <w:bCs/>
          <w:color w:val="385623" w:themeColor="accent6" w:themeShade="80"/>
          <w:sz w:val="28"/>
        </w:rPr>
      </w:pPr>
      <w:r>
        <w:br w:type="page"/>
      </w:r>
    </w:p>
    <w:p w14:paraId="77B473EC" w14:textId="1FAECDAF" w:rsidR="0091165E" w:rsidRPr="007A7919" w:rsidRDefault="004A4547" w:rsidP="004E76ED">
      <w:pPr>
        <w:pStyle w:val="Heading1"/>
      </w:pPr>
      <w:bookmarkStart w:id="1" w:name="_Toc224308183"/>
      <w:r>
        <w:lastRenderedPageBreak/>
        <w:t>Overview</w:t>
      </w:r>
      <w:bookmarkEnd w:id="1"/>
    </w:p>
    <w:p w14:paraId="35393E29" w14:textId="6A69538B" w:rsidR="005333F1" w:rsidRDefault="005333F1" w:rsidP="001E3381"/>
    <w:p w14:paraId="7F6C8978" w14:textId="05B3630C" w:rsidR="00325A67" w:rsidRDefault="00BF5BA8" w:rsidP="00BF5BA8">
      <w:pPr>
        <w:pStyle w:val="Heading2"/>
      </w:pPr>
      <w:bookmarkStart w:id="2" w:name="_Toc224308184"/>
      <w:r>
        <w:t>Purpose and Scope</w:t>
      </w:r>
      <w:bookmarkEnd w:id="2"/>
    </w:p>
    <w:p w14:paraId="77E341FD" w14:textId="77777777" w:rsidR="00325A67" w:rsidRDefault="00325A67" w:rsidP="001E3381"/>
    <w:p w14:paraId="5AB6CB8C" w14:textId="396A312B" w:rsidR="006962C7" w:rsidRDefault="00511094" w:rsidP="00E00D31">
      <w:pPr>
        <w:pStyle w:val="Heading3"/>
        <w:rPr>
          <w:rFonts w:ascii="Times New Roman" w:hAnsi="Times New Roman" w:cs="Times New Roman"/>
        </w:rPr>
      </w:pPr>
      <w:bookmarkStart w:id="3" w:name="_Toc224308185"/>
      <w:r>
        <w:t>Definition</w:t>
      </w:r>
      <w:r w:rsidR="004E76ED">
        <w:t>s</w:t>
      </w:r>
      <w:bookmarkEnd w:id="3"/>
    </w:p>
    <w:p w14:paraId="0D19C61E" w14:textId="745C8ED2" w:rsidR="006962C7" w:rsidRPr="00511094" w:rsidRDefault="00511094" w:rsidP="001E3381">
      <w:r>
        <w:t>The cumulative incidence is t</w:t>
      </w:r>
      <w:r w:rsidR="00E00D31">
        <w:t xml:space="preserve">he </w:t>
      </w:r>
      <w:r w:rsidR="006962C7">
        <w:t xml:space="preserve">proportion of </w:t>
      </w:r>
      <w:r w:rsidR="00E00D31">
        <w:t>a</w:t>
      </w:r>
      <w:r w:rsidR="006962C7">
        <w:t xml:space="preserve"> population that develops a</w:t>
      </w:r>
      <w:r w:rsidR="00FD5965">
        <w:t xml:space="preserve"> condition</w:t>
      </w:r>
      <w:r w:rsidR="006962C7">
        <w:t xml:space="preserve"> over a specified time period</w:t>
      </w:r>
      <w:r w:rsidR="00FD5965">
        <w:t>.</w:t>
      </w:r>
    </w:p>
    <w:p w14:paraId="0975A5F0" w14:textId="77777777" w:rsidR="006962C7" w:rsidRDefault="006962C7" w:rsidP="001E3381"/>
    <w:p w14:paraId="22153A15" w14:textId="6498209A" w:rsidR="004A4547" w:rsidRDefault="004A4547" w:rsidP="00F878D4">
      <w:pPr>
        <w:pStyle w:val="Heading3"/>
      </w:pPr>
      <w:bookmarkStart w:id="4" w:name="_Toc224308186"/>
      <w:r>
        <w:t>Purpose</w:t>
      </w:r>
      <w:bookmarkEnd w:id="4"/>
    </w:p>
    <w:p w14:paraId="4859F575" w14:textId="3A6AB208" w:rsidR="004A4547" w:rsidRDefault="00747C7C" w:rsidP="004A4547">
      <w:r w:rsidRPr="715A9626">
        <w:t xml:space="preserve">The incidence of shelter-acquired illness is a key measure of </w:t>
      </w:r>
      <w:r w:rsidR="00AC0C4E" w:rsidRPr="715A9626">
        <w:t>medical preventive care and animal husbandry.</w:t>
      </w:r>
      <w:r w:rsidR="000B1667" w:rsidRPr="715A9626">
        <w:t xml:space="preserve"> Two key disease </w:t>
      </w:r>
      <w:r w:rsidR="000B1667" w:rsidRPr="1E8FA4FB">
        <w:t>complex</w:t>
      </w:r>
      <w:r w:rsidR="782DDE0F" w:rsidRPr="1E8FA4FB">
        <w:t>es</w:t>
      </w:r>
      <w:r w:rsidR="000B1667" w:rsidRPr="715A9626">
        <w:t xml:space="preserve"> were selected for the main reports.</w:t>
      </w:r>
    </w:p>
    <w:p w14:paraId="031447FA" w14:textId="77777777" w:rsidR="004A4547" w:rsidRDefault="004A4547" w:rsidP="001E3381"/>
    <w:p w14:paraId="38309689" w14:textId="23620987" w:rsidR="00C81155" w:rsidRPr="00F878D4" w:rsidRDefault="00D503E5" w:rsidP="00F878D4">
      <w:pPr>
        <w:pStyle w:val="Heading3"/>
      </w:pPr>
      <w:bookmarkStart w:id="5" w:name="_Toc224308187"/>
      <w:r w:rsidRPr="00F878D4">
        <w:t>Rationale</w:t>
      </w:r>
      <w:bookmarkEnd w:id="5"/>
      <w:r w:rsidR="00202E30" w:rsidRPr="00F878D4">
        <w:tab/>
      </w:r>
    </w:p>
    <w:p w14:paraId="7738B0BA" w14:textId="5DA3FF3C" w:rsidR="0060344B" w:rsidRDefault="00AC0C4E" w:rsidP="69022D9B">
      <w:pPr>
        <w:rPr>
          <w:rFonts w:cstheme="minorHAnsi"/>
        </w:rPr>
      </w:pPr>
      <w:r>
        <w:rPr>
          <w:rFonts w:cstheme="minorHAnsi"/>
        </w:rPr>
        <w:t>Shelters are high-risk environments and some shelter-acquired morbidity</w:t>
      </w:r>
      <w:r w:rsidR="00712CD4">
        <w:rPr>
          <w:rFonts w:cstheme="minorHAnsi"/>
        </w:rPr>
        <w:t xml:space="preserve"> is inevitable. </w:t>
      </w:r>
      <w:r w:rsidR="005A7100">
        <w:rPr>
          <w:rFonts w:cstheme="minorHAnsi"/>
        </w:rPr>
        <w:t xml:space="preserve">This is particularly the case as regards infectious diseases and those </w:t>
      </w:r>
      <w:r w:rsidR="007A077B">
        <w:rPr>
          <w:rFonts w:cstheme="minorHAnsi"/>
        </w:rPr>
        <w:t xml:space="preserve">impacted by stress. </w:t>
      </w:r>
      <w:r w:rsidR="00712CD4">
        <w:rPr>
          <w:rFonts w:cstheme="minorHAnsi"/>
        </w:rPr>
        <w:t xml:space="preserve">However, uncontrolled </w:t>
      </w:r>
      <w:r w:rsidR="007A077B">
        <w:rPr>
          <w:rFonts w:cstheme="minorHAnsi"/>
        </w:rPr>
        <w:t xml:space="preserve">high </w:t>
      </w:r>
      <w:r w:rsidR="00712CD4">
        <w:rPr>
          <w:rFonts w:cstheme="minorHAnsi"/>
        </w:rPr>
        <w:t>morbidity is unacceptable and requires remediation. Sudden spikes are indications of a</w:t>
      </w:r>
      <w:r w:rsidR="005A7100">
        <w:rPr>
          <w:rFonts w:cstheme="minorHAnsi"/>
        </w:rPr>
        <w:t xml:space="preserve"> new problem that must be addressed.</w:t>
      </w:r>
      <w:r w:rsidR="007A077B">
        <w:rPr>
          <w:rFonts w:cstheme="minorHAnsi"/>
        </w:rPr>
        <w:t xml:space="preserve"> A second purpose of the report is to create baselines for incidence against which current </w:t>
      </w:r>
      <w:r w:rsidR="00BF37FF">
        <w:rPr>
          <w:rFonts w:cstheme="minorHAnsi"/>
        </w:rPr>
        <w:t>incidence can be assessed.</w:t>
      </w:r>
    </w:p>
    <w:p w14:paraId="6F636934" w14:textId="77777777" w:rsidR="005333F1" w:rsidRDefault="005333F1" w:rsidP="001E3381"/>
    <w:p w14:paraId="1DBFF739" w14:textId="7BDD2F10" w:rsidR="00D503E5" w:rsidRPr="00D503E5" w:rsidRDefault="00D503E5" w:rsidP="00F878D4">
      <w:pPr>
        <w:pStyle w:val="Heading3"/>
      </w:pPr>
      <w:bookmarkStart w:id="6" w:name="_Toc224308188"/>
      <w:r>
        <w:t>Scope</w:t>
      </w:r>
      <w:bookmarkEnd w:id="6"/>
    </w:p>
    <w:p w14:paraId="4182CFEE" w14:textId="7746F590" w:rsidR="00C81D1F" w:rsidRDefault="2A612E80" w:rsidP="005F5840">
      <w:r>
        <w:t>Shelte</w:t>
      </w:r>
      <w:r w:rsidR="4A57020F">
        <w:t>r</w:t>
      </w:r>
      <w:r w:rsidR="00C81D1F">
        <w:t xml:space="preserve">-acquired disease. A wait period is built in to </w:t>
      </w:r>
      <w:r w:rsidR="002B4CFD">
        <w:t xml:space="preserve">exclude animals that came into the shelter with the disease or were </w:t>
      </w:r>
      <w:r w:rsidR="00C109BC">
        <w:t>suspected to have been ill or incubating at intake (accounted for by built-in time lags).</w:t>
      </w:r>
    </w:p>
    <w:p w14:paraId="24B5012E" w14:textId="77777777" w:rsidR="00C81D1F" w:rsidRDefault="00C81D1F" w:rsidP="005F5840"/>
    <w:p w14:paraId="78B17183" w14:textId="526FC3BD" w:rsidR="00E33404" w:rsidRDefault="00BF37FF" w:rsidP="005F5840">
      <w:r>
        <w:t>The main reports are</w:t>
      </w:r>
      <w:r w:rsidR="00E33404">
        <w:t>:</w:t>
      </w:r>
      <w:r>
        <w:t xml:space="preserve"> </w:t>
      </w:r>
    </w:p>
    <w:p w14:paraId="6F58051A" w14:textId="4BC6DDD4" w:rsidR="00D90EEF" w:rsidRDefault="00E33404" w:rsidP="00E33404">
      <w:pPr>
        <w:pStyle w:val="ListParagraph"/>
        <w:numPr>
          <w:ilvl w:val="0"/>
          <w:numId w:val="22"/>
        </w:numPr>
      </w:pPr>
      <w:r>
        <w:t xml:space="preserve">Cumulative incidence (CI) of </w:t>
      </w:r>
      <w:r w:rsidR="00BF37FF">
        <w:t>upper respiratory infection (URI</w:t>
      </w:r>
      <w:r>
        <w:t>)</w:t>
      </w:r>
      <w:r w:rsidR="00BF37FF">
        <w:t xml:space="preserve"> in cats</w:t>
      </w:r>
      <w:r>
        <w:t xml:space="preserve"> and</w:t>
      </w:r>
      <w:r w:rsidR="00BF37FF">
        <w:t xml:space="preserve"> canine infectious respiratory disease complex</w:t>
      </w:r>
      <w:r>
        <w:t xml:space="preserve"> (CIRDC) in dogs. Referred to as URI for both species here</w:t>
      </w:r>
    </w:p>
    <w:p w14:paraId="491C9615" w14:textId="522E0D73" w:rsidR="00E33404" w:rsidRDefault="00E33404" w:rsidP="00E33404">
      <w:pPr>
        <w:pStyle w:val="ListParagraph"/>
        <w:numPr>
          <w:ilvl w:val="0"/>
          <w:numId w:val="22"/>
        </w:numPr>
      </w:pPr>
      <w:r>
        <w:t>Cumulative incidence of diarrhea in dogs and cats</w:t>
      </w:r>
    </w:p>
    <w:p w14:paraId="4B2F64BC" w14:textId="77777777" w:rsidR="008B22FC" w:rsidRDefault="008B22FC" w:rsidP="008B22FC"/>
    <w:p w14:paraId="617C05FE" w14:textId="103A8FC9" w:rsidR="008B22FC" w:rsidRDefault="00C4367A" w:rsidP="008B22FC">
      <w:r>
        <w:t>Additional monthly CI reports are:</w:t>
      </w:r>
    </w:p>
    <w:p w14:paraId="0C31BE85" w14:textId="303E1B5C" w:rsidR="00C4367A" w:rsidRDefault="00C4367A" w:rsidP="00C4367A">
      <w:pPr>
        <w:pStyle w:val="ListParagraph"/>
        <w:numPr>
          <w:ilvl w:val="0"/>
          <w:numId w:val="23"/>
        </w:numPr>
      </w:pPr>
      <w:r>
        <w:t>CI of parvoviral enteritis</w:t>
      </w:r>
    </w:p>
    <w:p w14:paraId="4851DE62" w14:textId="68EFC3F6" w:rsidR="00C4367A" w:rsidRDefault="00C4367A" w:rsidP="00C4367A">
      <w:pPr>
        <w:pStyle w:val="ListParagraph"/>
        <w:numPr>
          <w:ilvl w:val="0"/>
          <w:numId w:val="23"/>
        </w:numPr>
      </w:pPr>
      <w:r>
        <w:t>CI of panleukopenia</w:t>
      </w:r>
    </w:p>
    <w:p w14:paraId="435FA396" w14:textId="6CC77205" w:rsidR="00C4367A" w:rsidRDefault="00C4367A" w:rsidP="00C4367A">
      <w:pPr>
        <w:pStyle w:val="ListParagraph"/>
        <w:numPr>
          <w:ilvl w:val="0"/>
          <w:numId w:val="23"/>
        </w:numPr>
      </w:pPr>
      <w:r>
        <w:t>CI of dermatophytosis (ringworm)</w:t>
      </w:r>
    </w:p>
    <w:p w14:paraId="6118617B" w14:textId="77777777" w:rsidR="000B1667" w:rsidRDefault="000B1667" w:rsidP="000B1667"/>
    <w:p w14:paraId="39C30C30" w14:textId="46EE78B4" w:rsidR="000B1667" w:rsidRDefault="000B1667" w:rsidP="000B1667">
      <w:r>
        <w:lastRenderedPageBreak/>
        <w:t xml:space="preserve">The report is easily adjusted for any </w:t>
      </w:r>
      <w:r w:rsidR="00C4367A">
        <w:t xml:space="preserve">other </w:t>
      </w:r>
      <w:r>
        <w:t>condition that is routinely tracked by the shelter</w:t>
      </w:r>
      <w:r w:rsidR="00A44FBB">
        <w:t xml:space="preserve">, and these </w:t>
      </w:r>
      <w:r w:rsidR="00F9580D">
        <w:t xml:space="preserve">alternative </w:t>
      </w:r>
      <w:r w:rsidR="00A44FBB">
        <w:t>reports can be run by changing the condition(s) specified in the code and, if needed, tweaking parameters such as species</w:t>
      </w:r>
      <w:r w:rsidR="00F9580D">
        <w:t>, age group or</w:t>
      </w:r>
      <w:r w:rsidR="00A44FBB">
        <w:t xml:space="preserve"> time to onset.</w:t>
      </w:r>
    </w:p>
    <w:p w14:paraId="3438A34A" w14:textId="77777777" w:rsidR="005333F1" w:rsidRDefault="005333F1" w:rsidP="001E3381"/>
    <w:p w14:paraId="76EA986F" w14:textId="0B1DF65B" w:rsidR="00A9139A" w:rsidRPr="00A9139A" w:rsidRDefault="00C63613" w:rsidP="00A57D50">
      <w:pPr>
        <w:pStyle w:val="Heading3"/>
      </w:pPr>
      <w:bookmarkStart w:id="7" w:name="_Toc224308189"/>
      <w:r>
        <w:t xml:space="preserve">Operational Areas </w:t>
      </w:r>
      <w:r w:rsidR="005333F1">
        <w:t>Encompassed</w:t>
      </w:r>
      <w:bookmarkEnd w:id="7"/>
    </w:p>
    <w:p w14:paraId="03E2FEED" w14:textId="2FF58BA0" w:rsidR="001A67C1" w:rsidRDefault="00A9139A" w:rsidP="001E498F">
      <w:pPr>
        <w:pStyle w:val="ListParagraph"/>
      </w:pPr>
      <w:r>
        <w:t>Vaccination</w:t>
      </w:r>
    </w:p>
    <w:p w14:paraId="6211A51B" w14:textId="45F2F098" w:rsidR="001A67C1" w:rsidRDefault="00A9139A" w:rsidP="00A9139A">
      <w:pPr>
        <w:pStyle w:val="ListParagraph"/>
      </w:pPr>
      <w:r>
        <w:t xml:space="preserve">Infection control </w:t>
      </w:r>
    </w:p>
    <w:p w14:paraId="6F235B67" w14:textId="63E1F10E" w:rsidR="008521BC" w:rsidRDefault="008521BC" w:rsidP="001E498F">
      <w:pPr>
        <w:pStyle w:val="ListParagraph"/>
      </w:pPr>
      <w:r>
        <w:t>Risk identification and response</w:t>
      </w:r>
    </w:p>
    <w:p w14:paraId="332AE9C5" w14:textId="3D21F20E" w:rsidR="008521BC" w:rsidRPr="001E498F" w:rsidRDefault="008521BC" w:rsidP="001E498F">
      <w:pPr>
        <w:pStyle w:val="ListParagraph"/>
      </w:pPr>
      <w:r w:rsidRPr="001E498F">
        <w:t>Risk at source</w:t>
      </w:r>
    </w:p>
    <w:p w14:paraId="650B94EA" w14:textId="7B91C51D" w:rsidR="00A9139A" w:rsidRDefault="00B05AD5" w:rsidP="00A9139A">
      <w:pPr>
        <w:pStyle w:val="ListParagraph"/>
      </w:pPr>
      <w:r>
        <w:t>Capacity for care</w:t>
      </w:r>
    </w:p>
    <w:p w14:paraId="2048A1FB" w14:textId="34242D47" w:rsidR="00A9139A" w:rsidRDefault="00A9139A" w:rsidP="00A9139A">
      <w:pPr>
        <w:pStyle w:val="ListParagraph"/>
      </w:pPr>
      <w:r>
        <w:t>Stress reduction</w:t>
      </w:r>
    </w:p>
    <w:p w14:paraId="224A4018" w14:textId="53FD2B96" w:rsidR="00050D3D" w:rsidRPr="00A57D50" w:rsidRDefault="00A57D50" w:rsidP="00A57D50">
      <w:pPr>
        <w:pStyle w:val="ListParagraph"/>
      </w:pPr>
      <w:r>
        <w:t>Diet</w:t>
      </w:r>
    </w:p>
    <w:p w14:paraId="3A3B941E" w14:textId="2B39622E" w:rsidR="005939EB" w:rsidRDefault="005939EB" w:rsidP="007A7919">
      <w:pPr>
        <w:pStyle w:val="Heading2"/>
      </w:pPr>
      <w:bookmarkStart w:id="8" w:name="_Toc224308190"/>
      <w:r>
        <w:t>Methodology</w:t>
      </w:r>
      <w:bookmarkEnd w:id="8"/>
    </w:p>
    <w:p w14:paraId="4A5D113B" w14:textId="77777777" w:rsidR="005939EB" w:rsidRDefault="005939EB" w:rsidP="005333F1">
      <w:pPr>
        <w:jc w:val="both"/>
        <w:rPr>
          <w:rFonts w:cstheme="minorHAnsi"/>
        </w:rPr>
      </w:pPr>
    </w:p>
    <w:p w14:paraId="3C1D95A9" w14:textId="7840CF7A" w:rsidR="0049724E" w:rsidRDefault="0049724E" w:rsidP="00F878D4">
      <w:pPr>
        <w:pStyle w:val="Heading3"/>
      </w:pPr>
      <w:bookmarkStart w:id="9" w:name="_Toc224308191"/>
      <w:r>
        <w:t>Stratification</w:t>
      </w:r>
      <w:bookmarkEnd w:id="9"/>
    </w:p>
    <w:p w14:paraId="2D88324B" w14:textId="534BDD9C" w:rsidR="0049724E" w:rsidRDefault="0049724E" w:rsidP="00E97388">
      <w:r>
        <w:t>Age group</w:t>
      </w:r>
      <w:r w:rsidR="0074287E">
        <w:t>s</w:t>
      </w:r>
      <w:r>
        <w:t xml:space="preserve"> </w:t>
      </w:r>
      <w:r w:rsidR="00ED200B">
        <w:t>–</w:t>
      </w:r>
      <w:r>
        <w:t xml:space="preserve"> </w:t>
      </w:r>
      <w:r w:rsidR="00165E4D">
        <w:t>juveniles (0-20 weeks) and adults (&gt; 20 weeks)</w:t>
      </w:r>
    </w:p>
    <w:p w14:paraId="30478E71" w14:textId="37FFE80A" w:rsidR="0074287E" w:rsidRDefault="00266235" w:rsidP="0049724E">
      <w:r>
        <w:t>Species – dogs and cats</w:t>
      </w:r>
    </w:p>
    <w:p w14:paraId="5983B275" w14:textId="77777777" w:rsidR="0049724E" w:rsidRDefault="0049724E" w:rsidP="005333F1">
      <w:pPr>
        <w:jc w:val="both"/>
        <w:rPr>
          <w:rFonts w:cstheme="minorHAnsi"/>
        </w:rPr>
      </w:pPr>
    </w:p>
    <w:p w14:paraId="22B85888" w14:textId="77777777" w:rsidR="00BF3724" w:rsidRPr="00494850" w:rsidRDefault="00BF3724" w:rsidP="00BF3724">
      <w:pPr>
        <w:pStyle w:val="Heading3"/>
        <w:rPr>
          <w:rStyle w:val="normaltextrun"/>
          <w:sz w:val="24"/>
        </w:rPr>
      </w:pPr>
      <w:bookmarkStart w:id="10" w:name="_Toc224308192"/>
      <w:r w:rsidRPr="00474A7C">
        <w:t>Timeframe</w:t>
      </w:r>
      <w:bookmarkEnd w:id="10"/>
    </w:p>
    <w:p w14:paraId="634013AA" w14:textId="57965E8F" w:rsidR="00AD2154" w:rsidRPr="0030581E" w:rsidRDefault="00BF3724" w:rsidP="0030581E">
      <w:r w:rsidRPr="00474A7C">
        <w:rPr>
          <w:rStyle w:val="normaltextrun"/>
          <w:rFonts w:cstheme="minorHAnsi"/>
          <w:sz w:val="22"/>
        </w:rPr>
        <w:t xml:space="preserve">Monthly </w:t>
      </w:r>
      <w:r>
        <w:rPr>
          <w:rStyle w:val="normaltextrun"/>
          <w:rFonts w:cstheme="minorHAnsi"/>
          <w:sz w:val="22"/>
        </w:rPr>
        <w:t>CI</w:t>
      </w:r>
      <w:r w:rsidRPr="00474A7C">
        <w:rPr>
          <w:rStyle w:val="normaltextrun"/>
          <w:rFonts w:cstheme="minorHAnsi"/>
          <w:sz w:val="22"/>
        </w:rPr>
        <w:t xml:space="preserve"> is calculated. The report includes 6 years of information to allow analysis of trends over time. </w:t>
      </w:r>
    </w:p>
    <w:p w14:paraId="1B45AAED" w14:textId="77777777" w:rsidR="00BF3724" w:rsidRPr="00BF3724" w:rsidRDefault="00BF3724" w:rsidP="00BF3724"/>
    <w:p w14:paraId="3FB4A8E4" w14:textId="59BFEF77" w:rsidR="003B61AB" w:rsidRDefault="00F37DF0" w:rsidP="003B61AB">
      <w:pPr>
        <w:pStyle w:val="Heading3"/>
      </w:pPr>
      <w:bookmarkStart w:id="11" w:name="_Toc224308193"/>
      <w:r>
        <w:lastRenderedPageBreak/>
        <w:t>Numerator and Denominator</w:t>
      </w:r>
      <w:bookmarkEnd w:id="11"/>
    </w:p>
    <w:tbl>
      <w:tblPr>
        <w:tblStyle w:val="TableGrid"/>
        <w:tblW w:w="0" w:type="auto"/>
        <w:tblInd w:w="0" w:type="dxa"/>
        <w:tblLook w:val="04A0" w:firstRow="1" w:lastRow="0" w:firstColumn="1" w:lastColumn="0" w:noHBand="0" w:noVBand="1"/>
      </w:tblPr>
      <w:tblGrid>
        <w:gridCol w:w="4209"/>
        <w:gridCol w:w="2672"/>
        <w:gridCol w:w="2469"/>
      </w:tblGrid>
      <w:tr w:rsidR="00760FFB" w:rsidRPr="00F53CFE" w14:paraId="0CFCF4A2" w14:textId="77777777" w:rsidTr="00C44D29">
        <w:trPr>
          <w:trHeight w:val="576"/>
        </w:trPr>
        <w:tc>
          <w:tcPr>
            <w:tcW w:w="9350" w:type="dxa"/>
            <w:gridSpan w:val="3"/>
            <w:shd w:val="clear" w:color="auto" w:fill="538135" w:themeFill="accent6" w:themeFillShade="BF"/>
            <w:vAlign w:val="center"/>
          </w:tcPr>
          <w:p w14:paraId="1D42211C" w14:textId="62C0522C" w:rsidR="00760FFB" w:rsidRPr="00DF281D" w:rsidRDefault="00760FFB" w:rsidP="00866E76">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b/>
                <w:bCs/>
                <w:color w:val="FFFFFF" w:themeColor="background1"/>
                <w:lang w:val="en-US"/>
              </w:rPr>
            </w:pPr>
            <w:r w:rsidRPr="00DF281D">
              <w:rPr>
                <w:rFonts w:asciiTheme="minorHAnsi" w:hAnsiTheme="minorHAnsi" w:cstheme="minorHAnsi"/>
                <w:b/>
                <w:bCs/>
                <w:color w:val="FFFFFF" w:themeColor="background1"/>
                <w:lang w:val="en-US"/>
              </w:rPr>
              <w:t xml:space="preserve">Calculation of Cumulative Incidence [Adapted from </w:t>
            </w:r>
            <w:r w:rsidR="00EA7458">
              <w:rPr>
                <w:rFonts w:asciiTheme="minorHAnsi" w:hAnsiTheme="minorHAnsi" w:cstheme="minorHAnsi"/>
                <w:b/>
                <w:bCs/>
                <w:color w:val="FFFFFF" w:themeColor="background1"/>
                <w:lang w:val="en-US"/>
              </w:rPr>
              <w:t xml:space="preserve"> Every Nose Counts</w:t>
            </w:r>
            <w:r w:rsidR="00B24488">
              <w:rPr>
                <w:rStyle w:val="FootnoteReference"/>
                <w:rFonts w:asciiTheme="minorHAnsi" w:hAnsiTheme="minorHAnsi" w:cstheme="minorHAnsi"/>
                <w:b/>
                <w:bCs/>
                <w:color w:val="FFFFFF" w:themeColor="background1"/>
                <w:lang w:val="en-US"/>
              </w:rPr>
              <w:footnoteReference w:id="1"/>
            </w:r>
            <w:r w:rsidR="00EA7458">
              <w:rPr>
                <w:rFonts w:asciiTheme="minorHAnsi" w:hAnsiTheme="minorHAnsi" w:cstheme="minorHAnsi"/>
                <w:b/>
                <w:bCs/>
                <w:color w:val="FFFFFF" w:themeColor="background1"/>
                <w:lang w:val="en-US"/>
              </w:rPr>
              <w:t>]</w:t>
            </w:r>
          </w:p>
        </w:tc>
      </w:tr>
      <w:tr w:rsidR="00620236" w14:paraId="351ECE4D" w14:textId="77777777" w:rsidTr="00A702F3">
        <w:tc>
          <w:tcPr>
            <w:tcW w:w="4209" w:type="dxa"/>
            <w:shd w:val="clear" w:color="auto" w:fill="FFFFFF" w:themeFill="background1"/>
            <w:vAlign w:val="center"/>
          </w:tcPr>
          <w:p w14:paraId="2C9E6A3B" w14:textId="76910F2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 xml:space="preserve">Number of cats with </w:t>
            </w:r>
            <w:r w:rsidR="00147EAF" w:rsidRPr="00147EAF">
              <w:rPr>
                <w:rFonts w:asciiTheme="minorHAnsi" w:hAnsiTheme="minorHAnsi" w:cstheme="minorHAnsi"/>
                <w:lang w:val="en-US"/>
              </w:rPr>
              <w:t>C</w:t>
            </w:r>
            <w:r w:rsidRPr="00147EAF">
              <w:rPr>
                <w:rFonts w:asciiTheme="minorHAnsi" w:hAnsiTheme="minorHAnsi" w:cstheme="minorHAnsi"/>
                <w:lang w:val="en-US"/>
              </w:rPr>
              <w:t xml:space="preserve">ondition </w:t>
            </w:r>
            <w:r w:rsidR="00496326">
              <w:rPr>
                <w:rFonts w:asciiTheme="minorHAnsi" w:hAnsiTheme="minorHAnsi" w:cstheme="minorHAnsi"/>
                <w:lang w:val="en-US"/>
              </w:rPr>
              <w:t>entered in month of interest</w:t>
            </w:r>
          </w:p>
        </w:tc>
        <w:tc>
          <w:tcPr>
            <w:tcW w:w="2672" w:type="dxa"/>
            <w:shd w:val="clear" w:color="auto" w:fill="FFFFFF" w:themeFill="background1"/>
            <w:vAlign w:val="center"/>
          </w:tcPr>
          <w:p w14:paraId="545E2F86"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lang w:val="en-US"/>
              </w:rPr>
            </w:pPr>
            <w:r w:rsidRPr="00147EAF">
              <w:rPr>
                <w:rFonts w:asciiTheme="minorHAnsi" w:hAnsiTheme="minorHAnsi" w:cstheme="minorHAnsi"/>
                <w:lang w:val="en-US"/>
              </w:rPr>
              <w:t>A</w:t>
            </w:r>
          </w:p>
        </w:tc>
        <w:tc>
          <w:tcPr>
            <w:tcW w:w="2469" w:type="dxa"/>
            <w:shd w:val="clear" w:color="auto" w:fill="FFFFFF" w:themeFill="background1"/>
            <w:vAlign w:val="center"/>
          </w:tcPr>
          <w:p w14:paraId="3C521C92"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Numerator</w:t>
            </w:r>
          </w:p>
        </w:tc>
      </w:tr>
      <w:tr w:rsidR="00620236" w14:paraId="5402423A" w14:textId="77777777" w:rsidTr="00A702F3">
        <w:trPr>
          <w:trHeight w:val="576"/>
        </w:trPr>
        <w:tc>
          <w:tcPr>
            <w:tcW w:w="4209" w:type="dxa"/>
            <w:shd w:val="clear" w:color="auto" w:fill="FFFFFF" w:themeFill="background1"/>
            <w:vAlign w:val="center"/>
          </w:tcPr>
          <w:p w14:paraId="79DD41D3" w14:textId="5404DFBA"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Total intake in the month of interest</w:t>
            </w:r>
          </w:p>
        </w:tc>
        <w:tc>
          <w:tcPr>
            <w:tcW w:w="2672" w:type="dxa"/>
            <w:shd w:val="clear" w:color="auto" w:fill="FFFFFF" w:themeFill="background1"/>
            <w:vAlign w:val="center"/>
          </w:tcPr>
          <w:p w14:paraId="38334466"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lang w:val="en-US"/>
              </w:rPr>
            </w:pPr>
            <w:r w:rsidRPr="00147EAF">
              <w:rPr>
                <w:rFonts w:asciiTheme="minorHAnsi" w:hAnsiTheme="minorHAnsi" w:cstheme="minorHAnsi"/>
                <w:lang w:val="en-US"/>
              </w:rPr>
              <w:t>B</w:t>
            </w:r>
          </w:p>
        </w:tc>
        <w:tc>
          <w:tcPr>
            <w:tcW w:w="2469" w:type="dxa"/>
            <w:shd w:val="clear" w:color="auto" w:fill="FFFFFF" w:themeFill="background1"/>
            <w:vAlign w:val="center"/>
          </w:tcPr>
          <w:p w14:paraId="21D3C390"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Denominator</w:t>
            </w:r>
          </w:p>
        </w:tc>
      </w:tr>
      <w:tr w:rsidR="00620236" w14:paraId="7DE664E2" w14:textId="77777777" w:rsidTr="00A702F3">
        <w:trPr>
          <w:trHeight w:val="576"/>
        </w:trPr>
        <w:tc>
          <w:tcPr>
            <w:tcW w:w="4209" w:type="dxa"/>
            <w:shd w:val="clear" w:color="auto" w:fill="FFFFFF" w:themeFill="background1"/>
            <w:vAlign w:val="center"/>
          </w:tcPr>
          <w:p w14:paraId="75B39FE1" w14:textId="5F5513A6"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 xml:space="preserve">Total </w:t>
            </w:r>
            <w:r w:rsidR="00147EAF" w:rsidRPr="00147EAF">
              <w:rPr>
                <w:rFonts w:asciiTheme="minorHAnsi" w:hAnsiTheme="minorHAnsi" w:cstheme="minorHAnsi"/>
                <w:lang w:val="en-US"/>
              </w:rPr>
              <w:t>animals</w:t>
            </w:r>
            <w:r w:rsidRPr="00147EAF">
              <w:rPr>
                <w:rFonts w:asciiTheme="minorHAnsi" w:hAnsiTheme="minorHAnsi" w:cstheme="minorHAnsi"/>
                <w:lang w:val="en-US"/>
              </w:rPr>
              <w:t xml:space="preserve"> already in the shelter </w:t>
            </w:r>
          </w:p>
        </w:tc>
        <w:tc>
          <w:tcPr>
            <w:tcW w:w="2672" w:type="dxa"/>
            <w:shd w:val="clear" w:color="auto" w:fill="FFFFFF" w:themeFill="background1"/>
            <w:vAlign w:val="center"/>
          </w:tcPr>
          <w:p w14:paraId="070981C3"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lang w:val="en-US"/>
              </w:rPr>
            </w:pPr>
            <w:r w:rsidRPr="00147EAF">
              <w:rPr>
                <w:rFonts w:asciiTheme="minorHAnsi" w:hAnsiTheme="minorHAnsi" w:cstheme="minorHAnsi"/>
                <w:lang w:val="en-US"/>
              </w:rPr>
              <w:t>C</w:t>
            </w:r>
          </w:p>
        </w:tc>
        <w:tc>
          <w:tcPr>
            <w:tcW w:w="2469" w:type="dxa"/>
            <w:shd w:val="clear" w:color="auto" w:fill="FFFFFF" w:themeFill="background1"/>
            <w:vAlign w:val="center"/>
          </w:tcPr>
          <w:p w14:paraId="12C3D59B"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Denominator</w:t>
            </w:r>
          </w:p>
        </w:tc>
      </w:tr>
      <w:tr w:rsidR="00620236" w14:paraId="3A4C178A" w14:textId="77777777" w:rsidTr="00A702F3">
        <w:trPr>
          <w:trHeight w:val="576"/>
        </w:trPr>
        <w:tc>
          <w:tcPr>
            <w:tcW w:w="4209" w:type="dxa"/>
            <w:shd w:val="clear" w:color="auto" w:fill="FFFFFF" w:themeFill="background1"/>
            <w:vAlign w:val="center"/>
          </w:tcPr>
          <w:p w14:paraId="0AB9408B" w14:textId="3C66600D" w:rsidR="00760FFB" w:rsidRPr="00147EAF" w:rsidRDefault="00147EAF"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Animals</w:t>
            </w:r>
            <w:r w:rsidR="00760FFB" w:rsidRPr="00147EAF">
              <w:rPr>
                <w:rFonts w:asciiTheme="minorHAnsi" w:hAnsiTheme="minorHAnsi" w:cstheme="minorHAnsi"/>
                <w:lang w:val="en-US"/>
              </w:rPr>
              <w:t xml:space="preserve"> that entered the shelter with </w:t>
            </w:r>
            <w:r w:rsidRPr="00147EAF">
              <w:rPr>
                <w:rFonts w:asciiTheme="minorHAnsi" w:hAnsiTheme="minorHAnsi" w:cstheme="minorHAnsi"/>
                <w:lang w:val="en-US"/>
              </w:rPr>
              <w:t>Condition</w:t>
            </w:r>
          </w:p>
        </w:tc>
        <w:tc>
          <w:tcPr>
            <w:tcW w:w="2672" w:type="dxa"/>
            <w:shd w:val="clear" w:color="auto" w:fill="FFFFFF" w:themeFill="background1"/>
            <w:vAlign w:val="center"/>
          </w:tcPr>
          <w:p w14:paraId="7FEDD382"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lang w:val="en-US"/>
              </w:rPr>
            </w:pPr>
            <w:r w:rsidRPr="00147EAF">
              <w:rPr>
                <w:rFonts w:asciiTheme="minorHAnsi" w:hAnsiTheme="minorHAnsi" w:cstheme="minorHAnsi"/>
                <w:lang w:val="en-US"/>
              </w:rPr>
              <w:t>D</w:t>
            </w:r>
          </w:p>
        </w:tc>
        <w:tc>
          <w:tcPr>
            <w:tcW w:w="2469" w:type="dxa"/>
            <w:shd w:val="clear" w:color="auto" w:fill="FFFFFF" w:themeFill="background1"/>
            <w:vAlign w:val="center"/>
          </w:tcPr>
          <w:p w14:paraId="61D81936"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Exclude</w:t>
            </w:r>
          </w:p>
        </w:tc>
      </w:tr>
      <w:tr w:rsidR="00620236" w14:paraId="375E7759" w14:textId="77777777" w:rsidTr="00A702F3">
        <w:trPr>
          <w:trHeight w:val="576"/>
        </w:trPr>
        <w:tc>
          <w:tcPr>
            <w:tcW w:w="4209" w:type="dxa"/>
            <w:shd w:val="clear" w:color="auto" w:fill="FFFFFF" w:themeFill="background1"/>
            <w:vAlign w:val="center"/>
          </w:tcPr>
          <w:p w14:paraId="142FEAB1"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Second intake of the same animal in the same month</w:t>
            </w:r>
          </w:p>
        </w:tc>
        <w:tc>
          <w:tcPr>
            <w:tcW w:w="2672" w:type="dxa"/>
            <w:shd w:val="clear" w:color="auto" w:fill="FFFFFF" w:themeFill="background1"/>
            <w:vAlign w:val="center"/>
          </w:tcPr>
          <w:p w14:paraId="0D4B4ED0" w14:textId="2FB951DB" w:rsidR="00760FFB" w:rsidRPr="00147EAF" w:rsidRDefault="006F64BC"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lang w:val="en-US"/>
              </w:rPr>
            </w:pPr>
            <w:r>
              <w:rPr>
                <w:rFonts w:asciiTheme="minorHAnsi" w:hAnsiTheme="minorHAnsi" w:cstheme="minorHAnsi"/>
                <w:lang w:val="en-US"/>
              </w:rPr>
              <w:t>E</w:t>
            </w:r>
          </w:p>
        </w:tc>
        <w:tc>
          <w:tcPr>
            <w:tcW w:w="2469" w:type="dxa"/>
            <w:shd w:val="clear" w:color="auto" w:fill="FFFFFF" w:themeFill="background1"/>
            <w:vAlign w:val="center"/>
          </w:tcPr>
          <w:p w14:paraId="1D1B321E" w14:textId="77777777" w:rsidR="00760FFB" w:rsidRPr="00147EAF"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147EAF">
              <w:rPr>
                <w:rFonts w:asciiTheme="minorHAnsi" w:hAnsiTheme="minorHAnsi" w:cstheme="minorHAnsi"/>
                <w:lang w:val="en-US"/>
              </w:rPr>
              <w:t>Exclude</w:t>
            </w:r>
          </w:p>
        </w:tc>
      </w:tr>
      <w:tr w:rsidR="00760FFB" w14:paraId="52264539" w14:textId="77777777" w:rsidTr="00232C5F">
        <w:tc>
          <w:tcPr>
            <w:tcW w:w="9350" w:type="dxa"/>
            <w:gridSpan w:val="3"/>
            <w:vAlign w:val="center"/>
          </w:tcPr>
          <w:p w14:paraId="3E1571FD" w14:textId="77777777" w:rsidR="00760FFB" w:rsidRPr="00DF281D"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20"/>
              <w:rPr>
                <w:rFonts w:asciiTheme="minorHAnsi" w:hAnsiTheme="minorHAnsi" w:cstheme="minorHAnsi"/>
                <w:lang w:val="en-US"/>
              </w:rPr>
            </w:pPr>
            <w:r w:rsidRPr="00DF281D">
              <w:rPr>
                <w:rFonts w:asciiTheme="minorHAnsi" w:hAnsiTheme="minorHAnsi" w:cstheme="minorHAnsi"/>
                <w:lang w:val="en-US"/>
              </w:rPr>
              <w:t>CI = new cases / population at risk</w:t>
            </w:r>
          </w:p>
          <w:p w14:paraId="57C2DCE3" w14:textId="77777777" w:rsidR="00760FFB" w:rsidRPr="00DF281D"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DF281D">
              <w:rPr>
                <w:rFonts w:asciiTheme="minorHAnsi" w:hAnsiTheme="minorHAnsi" w:cstheme="minorHAnsi"/>
                <w:lang w:val="en-US"/>
              </w:rPr>
              <w:t xml:space="preserve">New cases = cases included = A </w:t>
            </w:r>
          </w:p>
          <w:p w14:paraId="59B735E9" w14:textId="7812AD5D" w:rsidR="00760FFB" w:rsidRPr="00DF281D"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DF281D">
              <w:rPr>
                <w:rFonts w:asciiTheme="minorHAnsi" w:hAnsiTheme="minorHAnsi" w:cstheme="minorHAnsi"/>
                <w:lang w:val="en-US"/>
              </w:rPr>
              <w:t>Population at risk PR = included – excluded = (B+C) – (D+</w:t>
            </w:r>
            <w:r w:rsidR="006F64BC">
              <w:rPr>
                <w:rFonts w:asciiTheme="minorHAnsi" w:hAnsiTheme="minorHAnsi" w:cstheme="minorHAnsi"/>
                <w:lang w:val="en-US"/>
              </w:rPr>
              <w:t>E</w:t>
            </w:r>
            <w:r w:rsidRPr="00DF281D">
              <w:rPr>
                <w:rFonts w:asciiTheme="minorHAnsi" w:hAnsiTheme="minorHAnsi" w:cstheme="minorHAnsi"/>
                <w:lang w:val="en-US"/>
              </w:rPr>
              <w:t>)</w:t>
            </w:r>
          </w:p>
          <w:p w14:paraId="649C1032" w14:textId="5812A577" w:rsidR="00760FFB" w:rsidRPr="00DF281D" w:rsidRDefault="00760FFB" w:rsidP="00232C5F">
            <w:pPr>
              <w:pStyle w:val="BodyA"/>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20"/>
              <w:rPr>
                <w:rFonts w:asciiTheme="minorHAnsi" w:hAnsiTheme="minorHAnsi" w:cstheme="minorHAnsi"/>
                <w:lang w:val="en-US"/>
              </w:rPr>
            </w:pPr>
            <w:r w:rsidRPr="00DF281D">
              <w:rPr>
                <w:rFonts w:asciiTheme="minorHAnsi" w:hAnsiTheme="minorHAnsi" w:cstheme="minorHAnsi"/>
                <w:lang w:val="en-US"/>
              </w:rPr>
              <w:t>CI = N</w:t>
            </w:r>
            <w:r w:rsidR="006F64BC">
              <w:rPr>
                <w:rFonts w:asciiTheme="minorHAnsi" w:hAnsiTheme="minorHAnsi" w:cstheme="minorHAnsi"/>
                <w:lang w:val="en-US"/>
              </w:rPr>
              <w:t>ew cases/population at risk %</w:t>
            </w:r>
          </w:p>
        </w:tc>
      </w:tr>
    </w:tbl>
    <w:p w14:paraId="25A44296" w14:textId="77777777" w:rsidR="004A28E5" w:rsidRDefault="004A28E5" w:rsidP="004A28E5"/>
    <w:p w14:paraId="6610F63A" w14:textId="77777777" w:rsidR="00147EAF" w:rsidRDefault="00147EAF" w:rsidP="00147EAF">
      <w:pPr>
        <w:pStyle w:val="Heading3"/>
      </w:pPr>
      <w:bookmarkStart w:id="12" w:name="_Toc224308194"/>
      <w:r>
        <w:t>Filters</w:t>
      </w:r>
      <w:bookmarkEnd w:id="12"/>
      <w:r>
        <w:t xml:space="preserve"> </w:t>
      </w:r>
    </w:p>
    <w:tbl>
      <w:tblPr>
        <w:tblStyle w:val="TableGrid"/>
        <w:tblW w:w="0" w:type="auto"/>
        <w:tblInd w:w="0" w:type="dxa"/>
        <w:tblLook w:val="04A0" w:firstRow="1" w:lastRow="0" w:firstColumn="1" w:lastColumn="0" w:noHBand="0" w:noVBand="1"/>
      </w:tblPr>
      <w:tblGrid>
        <w:gridCol w:w="1795"/>
        <w:gridCol w:w="2250"/>
        <w:gridCol w:w="5305"/>
      </w:tblGrid>
      <w:tr w:rsidR="00620236" w14:paraId="6ED368DE" w14:textId="77777777" w:rsidTr="00C44D29">
        <w:trPr>
          <w:trHeight w:val="504"/>
        </w:trPr>
        <w:tc>
          <w:tcPr>
            <w:tcW w:w="1795" w:type="dxa"/>
            <w:shd w:val="clear" w:color="auto" w:fill="538135" w:themeFill="accent6" w:themeFillShade="BF"/>
            <w:vAlign w:val="center"/>
          </w:tcPr>
          <w:p w14:paraId="33C2FA72" w14:textId="77777777" w:rsidR="00147EAF" w:rsidRPr="00943766" w:rsidRDefault="00147EAF" w:rsidP="00C44D29">
            <w:pPr>
              <w:spacing w:line="276" w:lineRule="auto"/>
              <w:jc w:val="center"/>
              <w:rPr>
                <w:b/>
                <w:bCs/>
                <w:color w:val="FFFFFF" w:themeColor="background1"/>
              </w:rPr>
            </w:pPr>
            <w:r w:rsidRPr="00943766">
              <w:rPr>
                <w:b/>
                <w:bCs/>
                <w:color w:val="FFFFFF" w:themeColor="background1"/>
              </w:rPr>
              <w:t>Filter</w:t>
            </w:r>
          </w:p>
        </w:tc>
        <w:tc>
          <w:tcPr>
            <w:tcW w:w="2250" w:type="dxa"/>
            <w:shd w:val="clear" w:color="auto" w:fill="538135" w:themeFill="accent6" w:themeFillShade="BF"/>
            <w:vAlign w:val="center"/>
          </w:tcPr>
          <w:p w14:paraId="5A0EB184" w14:textId="77777777" w:rsidR="00147EAF" w:rsidRPr="00943766" w:rsidRDefault="00147EAF" w:rsidP="00C44D29">
            <w:pPr>
              <w:spacing w:line="276" w:lineRule="auto"/>
              <w:jc w:val="center"/>
              <w:rPr>
                <w:b/>
                <w:bCs/>
                <w:color w:val="FFFFFF" w:themeColor="background1"/>
              </w:rPr>
            </w:pPr>
            <w:r w:rsidRPr="00943766">
              <w:rPr>
                <w:b/>
                <w:bCs/>
                <w:color w:val="FFFFFF" w:themeColor="background1"/>
              </w:rPr>
              <w:t>Report</w:t>
            </w:r>
          </w:p>
        </w:tc>
        <w:tc>
          <w:tcPr>
            <w:tcW w:w="5305" w:type="dxa"/>
            <w:shd w:val="clear" w:color="auto" w:fill="538135" w:themeFill="accent6" w:themeFillShade="BF"/>
            <w:vAlign w:val="center"/>
          </w:tcPr>
          <w:p w14:paraId="00BD0773" w14:textId="77777777" w:rsidR="00147EAF" w:rsidRPr="00943766" w:rsidRDefault="00147EAF" w:rsidP="00C44D29">
            <w:pPr>
              <w:spacing w:line="276" w:lineRule="auto"/>
              <w:jc w:val="center"/>
              <w:rPr>
                <w:b/>
                <w:bCs/>
                <w:color w:val="FFFFFF" w:themeColor="background1"/>
              </w:rPr>
            </w:pPr>
            <w:r w:rsidRPr="00943766">
              <w:rPr>
                <w:b/>
                <w:bCs/>
                <w:color w:val="FFFFFF" w:themeColor="background1"/>
              </w:rPr>
              <w:t>Details</w:t>
            </w:r>
          </w:p>
        </w:tc>
      </w:tr>
      <w:tr w:rsidR="00620236" w14:paraId="0663CA53" w14:textId="77777777" w:rsidTr="00721757">
        <w:trPr>
          <w:trHeight w:val="504"/>
        </w:trPr>
        <w:tc>
          <w:tcPr>
            <w:tcW w:w="1795" w:type="dxa"/>
            <w:vAlign w:val="center"/>
          </w:tcPr>
          <w:p w14:paraId="3F6AFF4A" w14:textId="77777777" w:rsidR="00147EAF" w:rsidRPr="000734D4" w:rsidRDefault="00147EAF" w:rsidP="00721757">
            <w:pPr>
              <w:spacing w:line="276" w:lineRule="auto"/>
              <w:rPr>
                <w:b/>
                <w:bCs/>
              </w:rPr>
            </w:pPr>
            <w:r>
              <w:rPr>
                <w:b/>
                <w:bCs/>
              </w:rPr>
              <w:t>Species</w:t>
            </w:r>
          </w:p>
        </w:tc>
        <w:tc>
          <w:tcPr>
            <w:tcW w:w="2250" w:type="dxa"/>
            <w:vAlign w:val="center"/>
          </w:tcPr>
          <w:p w14:paraId="06D09BD1" w14:textId="77777777" w:rsidR="00147EAF" w:rsidRDefault="00147EAF" w:rsidP="00721757">
            <w:pPr>
              <w:spacing w:line="276" w:lineRule="auto"/>
            </w:pPr>
          </w:p>
        </w:tc>
        <w:tc>
          <w:tcPr>
            <w:tcW w:w="5305" w:type="dxa"/>
            <w:vAlign w:val="center"/>
          </w:tcPr>
          <w:p w14:paraId="0BF663EA" w14:textId="77777777" w:rsidR="00147EAF" w:rsidRDefault="00147EAF" w:rsidP="00721757">
            <w:pPr>
              <w:spacing w:line="276" w:lineRule="auto"/>
            </w:pPr>
            <w:r>
              <w:t>Cat, Dog</w:t>
            </w:r>
          </w:p>
        </w:tc>
      </w:tr>
      <w:tr w:rsidR="00620236" w14:paraId="6615D5FE" w14:textId="77777777" w:rsidTr="00721757">
        <w:trPr>
          <w:trHeight w:val="504"/>
        </w:trPr>
        <w:tc>
          <w:tcPr>
            <w:tcW w:w="1795" w:type="dxa"/>
            <w:vAlign w:val="center"/>
          </w:tcPr>
          <w:p w14:paraId="3D557C1D" w14:textId="77777777" w:rsidR="00147EAF" w:rsidRPr="000734D4" w:rsidRDefault="00147EAF" w:rsidP="00721757">
            <w:pPr>
              <w:spacing w:line="276" w:lineRule="auto"/>
              <w:rPr>
                <w:b/>
                <w:bCs/>
              </w:rPr>
            </w:pPr>
            <w:r>
              <w:rPr>
                <w:b/>
                <w:bCs/>
              </w:rPr>
              <w:t>Intake Type</w:t>
            </w:r>
          </w:p>
        </w:tc>
        <w:tc>
          <w:tcPr>
            <w:tcW w:w="2250" w:type="dxa"/>
            <w:vAlign w:val="center"/>
          </w:tcPr>
          <w:p w14:paraId="13873396" w14:textId="77777777" w:rsidR="00147EAF" w:rsidRDefault="00147EAF" w:rsidP="00721757">
            <w:pPr>
              <w:spacing w:line="276" w:lineRule="auto"/>
            </w:pPr>
          </w:p>
        </w:tc>
        <w:tc>
          <w:tcPr>
            <w:tcW w:w="5305" w:type="dxa"/>
            <w:vAlign w:val="center"/>
          </w:tcPr>
          <w:p w14:paraId="44D2CD2B" w14:textId="77777777" w:rsidR="00147EAF" w:rsidRDefault="00147EAF" w:rsidP="00721757">
            <w:pPr>
              <w:spacing w:line="276" w:lineRule="auto"/>
            </w:pPr>
            <w:r>
              <w:t>Owner surrender, Transfer in, Stray, Return</w:t>
            </w:r>
          </w:p>
        </w:tc>
      </w:tr>
      <w:tr w:rsidR="00620236" w14:paraId="22ECE940" w14:textId="77777777" w:rsidTr="00721757">
        <w:trPr>
          <w:trHeight w:val="504"/>
        </w:trPr>
        <w:tc>
          <w:tcPr>
            <w:tcW w:w="1795" w:type="dxa"/>
            <w:vAlign w:val="center"/>
          </w:tcPr>
          <w:p w14:paraId="6EBF5646" w14:textId="77777777" w:rsidR="00147EAF" w:rsidRPr="000734D4" w:rsidRDefault="00147EAF" w:rsidP="00721757">
            <w:pPr>
              <w:spacing w:line="276" w:lineRule="auto"/>
              <w:rPr>
                <w:b/>
                <w:bCs/>
              </w:rPr>
            </w:pPr>
            <w:r>
              <w:rPr>
                <w:b/>
                <w:bCs/>
              </w:rPr>
              <w:t>Beginning of month</w:t>
            </w:r>
          </w:p>
        </w:tc>
        <w:tc>
          <w:tcPr>
            <w:tcW w:w="2250" w:type="dxa"/>
            <w:vAlign w:val="center"/>
          </w:tcPr>
          <w:p w14:paraId="3D5DB5F0" w14:textId="77777777" w:rsidR="00147EAF" w:rsidRDefault="00147EAF" w:rsidP="00721757">
            <w:pPr>
              <w:spacing w:line="276" w:lineRule="auto"/>
            </w:pPr>
          </w:p>
        </w:tc>
        <w:tc>
          <w:tcPr>
            <w:tcW w:w="5305" w:type="dxa"/>
            <w:vAlign w:val="center"/>
          </w:tcPr>
          <w:p w14:paraId="4F19916D" w14:textId="77777777" w:rsidR="00147EAF" w:rsidRDefault="00147EAF" w:rsidP="00721757">
            <w:pPr>
              <w:spacing w:line="276" w:lineRule="auto"/>
            </w:pPr>
            <w:r>
              <w:t>12:00:00 AM, first day of month</w:t>
            </w:r>
          </w:p>
        </w:tc>
      </w:tr>
      <w:tr w:rsidR="00620236" w14:paraId="7362537C" w14:textId="77777777" w:rsidTr="00721757">
        <w:tc>
          <w:tcPr>
            <w:tcW w:w="1795" w:type="dxa"/>
            <w:vMerge w:val="restart"/>
            <w:vAlign w:val="center"/>
          </w:tcPr>
          <w:p w14:paraId="75BD103E" w14:textId="77777777" w:rsidR="00147EAF" w:rsidRPr="000734D4" w:rsidRDefault="00147EAF" w:rsidP="00721757">
            <w:pPr>
              <w:spacing w:line="276" w:lineRule="auto"/>
              <w:rPr>
                <w:b/>
                <w:bCs/>
              </w:rPr>
            </w:pPr>
            <w:r>
              <w:rPr>
                <w:b/>
                <w:bCs/>
              </w:rPr>
              <w:t>Conditions</w:t>
            </w:r>
          </w:p>
        </w:tc>
        <w:tc>
          <w:tcPr>
            <w:tcW w:w="2250" w:type="dxa"/>
            <w:vAlign w:val="center"/>
          </w:tcPr>
          <w:p w14:paraId="71250C1D" w14:textId="77777777" w:rsidR="00147EAF" w:rsidRDefault="00147EAF" w:rsidP="00721757">
            <w:pPr>
              <w:spacing w:line="276" w:lineRule="auto"/>
            </w:pPr>
            <w:r>
              <w:t>Diarrhea</w:t>
            </w:r>
          </w:p>
        </w:tc>
        <w:tc>
          <w:tcPr>
            <w:tcW w:w="5305" w:type="dxa"/>
            <w:vAlign w:val="center"/>
          </w:tcPr>
          <w:p w14:paraId="354E9C76" w14:textId="77777777" w:rsidR="00147EAF" w:rsidRDefault="00147EAF" w:rsidP="00721757">
            <w:pPr>
              <w:spacing w:line="276" w:lineRule="auto"/>
            </w:pPr>
            <w:r>
              <w:t>Diarrhea</w:t>
            </w:r>
          </w:p>
          <w:p w14:paraId="23D53250" w14:textId="77777777" w:rsidR="00147EAF" w:rsidRDefault="00147EAF" w:rsidP="00721757">
            <w:pPr>
              <w:spacing w:line="276" w:lineRule="auto"/>
            </w:pPr>
            <w:r>
              <w:t>Diarrhea, acute, nonspecific</w:t>
            </w:r>
          </w:p>
          <w:p w14:paraId="44F7D990" w14:textId="77777777" w:rsidR="00147EAF" w:rsidRDefault="00147EAF" w:rsidP="00721757">
            <w:pPr>
              <w:spacing w:line="276" w:lineRule="auto"/>
            </w:pPr>
            <w:r>
              <w:t>Diarrhea and vomiting, acute, nonspecific</w:t>
            </w:r>
          </w:p>
        </w:tc>
      </w:tr>
      <w:tr w:rsidR="00620236" w14:paraId="0B3BBDB8" w14:textId="77777777" w:rsidTr="00721757">
        <w:tc>
          <w:tcPr>
            <w:tcW w:w="1795" w:type="dxa"/>
            <w:vMerge/>
            <w:vAlign w:val="center"/>
          </w:tcPr>
          <w:p w14:paraId="1E29A4A6" w14:textId="77777777" w:rsidR="00147EAF" w:rsidRDefault="00147EAF" w:rsidP="00721757">
            <w:pPr>
              <w:spacing w:line="276" w:lineRule="auto"/>
            </w:pPr>
          </w:p>
        </w:tc>
        <w:tc>
          <w:tcPr>
            <w:tcW w:w="2250" w:type="dxa"/>
            <w:vAlign w:val="center"/>
          </w:tcPr>
          <w:p w14:paraId="3E9E3DA9" w14:textId="77777777" w:rsidR="00147EAF" w:rsidRDefault="00147EAF" w:rsidP="00721757">
            <w:pPr>
              <w:spacing w:line="276" w:lineRule="auto"/>
            </w:pPr>
            <w:r>
              <w:t>URI/CIRDC</w:t>
            </w:r>
          </w:p>
        </w:tc>
        <w:tc>
          <w:tcPr>
            <w:tcW w:w="5305" w:type="dxa"/>
            <w:vAlign w:val="center"/>
          </w:tcPr>
          <w:p w14:paraId="57B04F90" w14:textId="77777777" w:rsidR="00147EAF" w:rsidRDefault="00147EAF" w:rsidP="00721757">
            <w:pPr>
              <w:spacing w:line="276" w:lineRule="auto"/>
            </w:pPr>
            <w:r>
              <w:t>Kennel cough</w:t>
            </w:r>
          </w:p>
          <w:p w14:paraId="21E938FB" w14:textId="77777777" w:rsidR="00147EAF" w:rsidRDefault="00147EAF" w:rsidP="00721757">
            <w:pPr>
              <w:spacing w:line="276" w:lineRule="auto"/>
            </w:pPr>
            <w:r>
              <w:t>URI, feline</w:t>
            </w:r>
          </w:p>
        </w:tc>
      </w:tr>
      <w:tr w:rsidR="00620236" w14:paraId="2343BC27" w14:textId="77777777" w:rsidTr="00721757">
        <w:tc>
          <w:tcPr>
            <w:tcW w:w="1795" w:type="dxa"/>
            <w:vMerge/>
            <w:vAlign w:val="center"/>
          </w:tcPr>
          <w:p w14:paraId="0DE9E8BB" w14:textId="77777777" w:rsidR="00147EAF" w:rsidRDefault="00147EAF" w:rsidP="00721757">
            <w:pPr>
              <w:spacing w:line="276" w:lineRule="auto"/>
            </w:pPr>
          </w:p>
        </w:tc>
        <w:tc>
          <w:tcPr>
            <w:tcW w:w="2250" w:type="dxa"/>
            <w:vAlign w:val="center"/>
          </w:tcPr>
          <w:p w14:paraId="6191F9D7" w14:textId="77777777" w:rsidR="00147EAF" w:rsidRDefault="00147EAF" w:rsidP="00721757">
            <w:pPr>
              <w:spacing w:line="276" w:lineRule="auto"/>
            </w:pPr>
            <w:r>
              <w:t>Parvovirus</w:t>
            </w:r>
          </w:p>
        </w:tc>
        <w:tc>
          <w:tcPr>
            <w:tcW w:w="5305" w:type="dxa"/>
            <w:vAlign w:val="center"/>
          </w:tcPr>
          <w:p w14:paraId="382A97E1" w14:textId="77777777" w:rsidR="00147EAF" w:rsidRDefault="00147EAF" w:rsidP="00721757">
            <w:pPr>
              <w:spacing w:line="276" w:lineRule="auto"/>
            </w:pPr>
            <w:r>
              <w:t>Parvovirus, canine</w:t>
            </w:r>
          </w:p>
          <w:p w14:paraId="5511665B" w14:textId="77777777" w:rsidR="00147EAF" w:rsidRDefault="00147EAF" w:rsidP="00721757">
            <w:pPr>
              <w:spacing w:line="276" w:lineRule="auto"/>
            </w:pPr>
            <w:r>
              <w:t>Parvovirus, feline, suspected</w:t>
            </w:r>
          </w:p>
          <w:p w14:paraId="1790A62D" w14:textId="77777777" w:rsidR="00147EAF" w:rsidRDefault="00147EAF" w:rsidP="00721757">
            <w:pPr>
              <w:spacing w:line="276" w:lineRule="auto"/>
            </w:pPr>
            <w:r>
              <w:t>Parvovirus, feline, confirmed</w:t>
            </w:r>
          </w:p>
        </w:tc>
      </w:tr>
      <w:tr w:rsidR="00620236" w14:paraId="13E895E2" w14:textId="77777777" w:rsidTr="00721757">
        <w:tc>
          <w:tcPr>
            <w:tcW w:w="1795" w:type="dxa"/>
            <w:vMerge/>
            <w:vAlign w:val="center"/>
          </w:tcPr>
          <w:p w14:paraId="7895F9A8" w14:textId="77777777" w:rsidR="00147EAF" w:rsidRDefault="00147EAF" w:rsidP="00721757">
            <w:pPr>
              <w:spacing w:line="276" w:lineRule="auto"/>
            </w:pPr>
          </w:p>
        </w:tc>
        <w:tc>
          <w:tcPr>
            <w:tcW w:w="2250" w:type="dxa"/>
            <w:vAlign w:val="center"/>
          </w:tcPr>
          <w:p w14:paraId="2C97ABE7" w14:textId="77777777" w:rsidR="00147EAF" w:rsidRDefault="00147EAF" w:rsidP="00721757">
            <w:pPr>
              <w:spacing w:line="276" w:lineRule="auto"/>
            </w:pPr>
            <w:r>
              <w:t>Ringworm</w:t>
            </w:r>
          </w:p>
        </w:tc>
        <w:tc>
          <w:tcPr>
            <w:tcW w:w="5305" w:type="dxa"/>
            <w:vAlign w:val="center"/>
          </w:tcPr>
          <w:p w14:paraId="51AA78C9" w14:textId="77777777" w:rsidR="00147EAF" w:rsidRDefault="00147EAF" w:rsidP="00721757">
            <w:pPr>
              <w:spacing w:line="276" w:lineRule="auto"/>
            </w:pPr>
            <w:r>
              <w:t>Ringworm, confirmed</w:t>
            </w:r>
          </w:p>
        </w:tc>
      </w:tr>
      <w:tr w:rsidR="00620236" w14:paraId="59137407" w14:textId="77777777" w:rsidTr="00721757">
        <w:trPr>
          <w:trHeight w:val="504"/>
        </w:trPr>
        <w:tc>
          <w:tcPr>
            <w:tcW w:w="1795" w:type="dxa"/>
            <w:vMerge w:val="restart"/>
            <w:vAlign w:val="center"/>
          </w:tcPr>
          <w:p w14:paraId="5CCAB0ED" w14:textId="77777777" w:rsidR="00147EAF" w:rsidRPr="000734D4" w:rsidRDefault="00147EAF" w:rsidP="00721757">
            <w:pPr>
              <w:spacing w:line="276" w:lineRule="auto"/>
              <w:rPr>
                <w:b/>
                <w:bCs/>
              </w:rPr>
            </w:pPr>
            <w:r>
              <w:rPr>
                <w:b/>
                <w:bCs/>
              </w:rPr>
              <w:lastRenderedPageBreak/>
              <w:t>Days excluded after admission (for shelter-acquired)</w:t>
            </w:r>
          </w:p>
        </w:tc>
        <w:tc>
          <w:tcPr>
            <w:tcW w:w="2250" w:type="dxa"/>
            <w:vAlign w:val="center"/>
          </w:tcPr>
          <w:p w14:paraId="66F26C48" w14:textId="77777777" w:rsidR="00147EAF" w:rsidRDefault="00147EAF" w:rsidP="00721757">
            <w:pPr>
              <w:spacing w:line="276" w:lineRule="auto"/>
            </w:pPr>
            <w:r>
              <w:t>Diarrhea</w:t>
            </w:r>
          </w:p>
        </w:tc>
        <w:tc>
          <w:tcPr>
            <w:tcW w:w="5305" w:type="dxa"/>
            <w:vAlign w:val="center"/>
          </w:tcPr>
          <w:p w14:paraId="7D30ED7B" w14:textId="77777777" w:rsidR="00147EAF" w:rsidRDefault="00147EAF" w:rsidP="00721757">
            <w:pPr>
              <w:spacing w:line="276" w:lineRule="auto"/>
            </w:pPr>
            <w:r>
              <w:t>&gt; 1 day</w:t>
            </w:r>
          </w:p>
        </w:tc>
      </w:tr>
      <w:tr w:rsidR="00620236" w14:paraId="14EC43A6" w14:textId="77777777" w:rsidTr="00721757">
        <w:trPr>
          <w:trHeight w:val="504"/>
        </w:trPr>
        <w:tc>
          <w:tcPr>
            <w:tcW w:w="1795" w:type="dxa"/>
            <w:vMerge/>
            <w:vAlign w:val="center"/>
          </w:tcPr>
          <w:p w14:paraId="5A57238E" w14:textId="77777777" w:rsidR="00147EAF" w:rsidRDefault="00147EAF" w:rsidP="00721757">
            <w:pPr>
              <w:spacing w:line="276" w:lineRule="auto"/>
            </w:pPr>
          </w:p>
        </w:tc>
        <w:tc>
          <w:tcPr>
            <w:tcW w:w="2250" w:type="dxa"/>
            <w:vAlign w:val="center"/>
          </w:tcPr>
          <w:p w14:paraId="5BFBF7D2" w14:textId="77777777" w:rsidR="00147EAF" w:rsidRDefault="00147EAF" w:rsidP="00721757">
            <w:pPr>
              <w:spacing w:line="276" w:lineRule="auto"/>
            </w:pPr>
            <w:r>
              <w:t>URI</w:t>
            </w:r>
          </w:p>
        </w:tc>
        <w:tc>
          <w:tcPr>
            <w:tcW w:w="5305" w:type="dxa"/>
            <w:vAlign w:val="center"/>
          </w:tcPr>
          <w:p w14:paraId="6C5F0914" w14:textId="77777777" w:rsidR="00147EAF" w:rsidRDefault="00147EAF" w:rsidP="00721757">
            <w:pPr>
              <w:spacing w:line="276" w:lineRule="auto"/>
            </w:pPr>
            <w:r>
              <w:t>&gt; 3 day</w:t>
            </w:r>
          </w:p>
        </w:tc>
      </w:tr>
      <w:tr w:rsidR="00620236" w14:paraId="06DB3B9D" w14:textId="77777777" w:rsidTr="00721757">
        <w:trPr>
          <w:trHeight w:val="504"/>
        </w:trPr>
        <w:tc>
          <w:tcPr>
            <w:tcW w:w="1795" w:type="dxa"/>
            <w:vMerge/>
            <w:vAlign w:val="center"/>
          </w:tcPr>
          <w:p w14:paraId="46EBE2B0" w14:textId="77777777" w:rsidR="00147EAF" w:rsidRDefault="00147EAF" w:rsidP="00721757">
            <w:pPr>
              <w:spacing w:line="276" w:lineRule="auto"/>
            </w:pPr>
          </w:p>
        </w:tc>
        <w:tc>
          <w:tcPr>
            <w:tcW w:w="2250" w:type="dxa"/>
            <w:vAlign w:val="center"/>
          </w:tcPr>
          <w:p w14:paraId="62645A4B" w14:textId="77777777" w:rsidR="00147EAF" w:rsidRDefault="00147EAF" w:rsidP="00721757">
            <w:pPr>
              <w:spacing w:line="276" w:lineRule="auto"/>
            </w:pPr>
            <w:r>
              <w:t>Parvovirus</w:t>
            </w:r>
          </w:p>
        </w:tc>
        <w:tc>
          <w:tcPr>
            <w:tcW w:w="5305" w:type="dxa"/>
            <w:vAlign w:val="center"/>
          </w:tcPr>
          <w:p w14:paraId="3EE8DFB7" w14:textId="77777777" w:rsidR="00147EAF" w:rsidRDefault="00147EAF" w:rsidP="00721757">
            <w:pPr>
              <w:spacing w:line="276" w:lineRule="auto"/>
            </w:pPr>
            <w:r>
              <w:t>&gt; 3 days*</w:t>
            </w:r>
          </w:p>
        </w:tc>
      </w:tr>
      <w:tr w:rsidR="00620236" w14:paraId="3A21341E" w14:textId="77777777" w:rsidTr="00721757">
        <w:trPr>
          <w:trHeight w:val="504"/>
        </w:trPr>
        <w:tc>
          <w:tcPr>
            <w:tcW w:w="1795" w:type="dxa"/>
            <w:vMerge/>
            <w:vAlign w:val="center"/>
          </w:tcPr>
          <w:p w14:paraId="238A9821" w14:textId="77777777" w:rsidR="00147EAF" w:rsidRDefault="00147EAF" w:rsidP="00721757">
            <w:pPr>
              <w:spacing w:line="276" w:lineRule="auto"/>
            </w:pPr>
          </w:p>
        </w:tc>
        <w:tc>
          <w:tcPr>
            <w:tcW w:w="2250" w:type="dxa"/>
            <w:vAlign w:val="center"/>
          </w:tcPr>
          <w:p w14:paraId="16FAF645" w14:textId="77777777" w:rsidR="00147EAF" w:rsidRDefault="00147EAF" w:rsidP="00721757">
            <w:pPr>
              <w:spacing w:line="276" w:lineRule="auto"/>
            </w:pPr>
            <w:r>
              <w:t>Ringworm</w:t>
            </w:r>
          </w:p>
        </w:tc>
        <w:tc>
          <w:tcPr>
            <w:tcW w:w="5305" w:type="dxa"/>
            <w:vAlign w:val="center"/>
          </w:tcPr>
          <w:p w14:paraId="34C66519" w14:textId="77777777" w:rsidR="00147EAF" w:rsidRDefault="00147EAF" w:rsidP="00721757">
            <w:pPr>
              <w:spacing w:line="276" w:lineRule="auto"/>
            </w:pPr>
            <w:r>
              <w:t>&gt; 7 days*</w:t>
            </w:r>
          </w:p>
        </w:tc>
      </w:tr>
    </w:tbl>
    <w:p w14:paraId="72491C16" w14:textId="7697B255" w:rsidR="0074287E" w:rsidRPr="00F5420E" w:rsidRDefault="0074287E" w:rsidP="00E565E3">
      <w:pPr>
        <w:rPr>
          <w:rStyle w:val="normaltextrun"/>
        </w:rPr>
      </w:pPr>
    </w:p>
    <w:p w14:paraId="39E92F7D" w14:textId="406C6D5B" w:rsidR="0069706F" w:rsidRDefault="00C76530" w:rsidP="007A7919">
      <w:pPr>
        <w:pStyle w:val="Heading1"/>
        <w:rPr>
          <w:rStyle w:val="normaltextrun"/>
        </w:rPr>
      </w:pPr>
      <w:bookmarkStart w:id="13" w:name="_Toc224308195"/>
      <w:r>
        <w:rPr>
          <w:rStyle w:val="normaltextrun"/>
        </w:rPr>
        <w:t>Data Visualization</w:t>
      </w:r>
      <w:bookmarkEnd w:id="13"/>
    </w:p>
    <w:p w14:paraId="6B48A442" w14:textId="77777777" w:rsidR="00F7641A" w:rsidRPr="00F7641A" w:rsidRDefault="00F7641A" w:rsidP="00F7641A"/>
    <w:p w14:paraId="57E6605E" w14:textId="11015353" w:rsidR="0069706F" w:rsidRDefault="00D6658A" w:rsidP="0069706F">
      <w:pPr>
        <w:rPr>
          <w:rStyle w:val="normaltextrun"/>
        </w:rPr>
      </w:pPr>
      <w:r>
        <w:rPr>
          <w:rStyle w:val="normaltextrun"/>
        </w:rPr>
        <w:t xml:space="preserve">This section provides </w:t>
      </w:r>
      <w:r w:rsidR="00F7641A">
        <w:rPr>
          <w:rStyle w:val="normaltextrun"/>
        </w:rPr>
        <w:t xml:space="preserve">selected </w:t>
      </w:r>
      <w:r>
        <w:rPr>
          <w:rStyle w:val="normaltextrun"/>
        </w:rPr>
        <w:t xml:space="preserve">screenshots of </w:t>
      </w:r>
      <w:r w:rsidR="00EE6577">
        <w:rPr>
          <w:rStyle w:val="normaltextrun"/>
        </w:rPr>
        <w:t>reports as they currently appear</w:t>
      </w:r>
      <w:r w:rsidR="00604391">
        <w:rPr>
          <w:rStyle w:val="normaltextrun"/>
        </w:rPr>
        <w:t>.</w:t>
      </w:r>
    </w:p>
    <w:p w14:paraId="74A2413D" w14:textId="775D485B" w:rsidR="00F7641A" w:rsidRDefault="00F7641A" w:rsidP="0069706F">
      <w:pPr>
        <w:rPr>
          <w:rStyle w:val="normaltextrun"/>
        </w:rPr>
      </w:pPr>
    </w:p>
    <w:p w14:paraId="4E63D129" w14:textId="39F204F0" w:rsidR="00EE6577" w:rsidRDefault="00A77FB4" w:rsidP="00D50DB7">
      <w:pPr>
        <w:keepNext/>
        <w:keepLines/>
        <w:rPr>
          <w:rStyle w:val="normaltextrun"/>
        </w:rPr>
      </w:pPr>
      <w:r>
        <w:rPr>
          <w:rStyle w:val="normaltextrun"/>
        </w:rPr>
        <w:t xml:space="preserve">Cumulative Incidence </w:t>
      </w:r>
      <w:r w:rsidR="001C30FE">
        <w:rPr>
          <w:rStyle w:val="normaltextrun"/>
        </w:rPr>
        <w:t>of</w:t>
      </w:r>
      <w:r>
        <w:rPr>
          <w:rStyle w:val="normaltextrun"/>
        </w:rPr>
        <w:t xml:space="preserve"> Canine Diarrhea. </w:t>
      </w:r>
      <w:r w:rsidR="002B48CD">
        <w:rPr>
          <w:rStyle w:val="normaltextrun"/>
        </w:rPr>
        <w:t>Incidence</w:t>
      </w:r>
      <w:r>
        <w:rPr>
          <w:rStyle w:val="normaltextrun"/>
        </w:rPr>
        <w:t xml:space="preserve"> (</w:t>
      </w:r>
      <w:r w:rsidR="007C0784">
        <w:rPr>
          <w:rStyle w:val="normaltextrun"/>
        </w:rPr>
        <w:t>line graph, right axis) is superimposed on population at risk, stratified by age group (stacked bars, left axis).</w:t>
      </w:r>
    </w:p>
    <w:p w14:paraId="2791A08A" w14:textId="33B42336" w:rsidR="00A77FB4" w:rsidRDefault="00F24DDC" w:rsidP="00D50DB7">
      <w:pPr>
        <w:keepNext/>
        <w:keepLines/>
        <w:rPr>
          <w:rStyle w:val="normaltextrun"/>
        </w:rPr>
      </w:pPr>
      <w:r w:rsidRPr="00F24DDC">
        <w:rPr>
          <w:rStyle w:val="normaltextrun"/>
          <w:noProof/>
        </w:rPr>
        <w:drawing>
          <wp:inline distT="0" distB="0" distL="0" distR="0" wp14:anchorId="3A132480" wp14:editId="0512CBA0">
            <wp:extent cx="5943600" cy="2901950"/>
            <wp:effectExtent l="0" t="0" r="0" b="0"/>
            <wp:docPr id="7479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1672" name=""/>
                    <pic:cNvPicPr/>
                  </pic:nvPicPr>
                  <pic:blipFill>
                    <a:blip r:embed="rId11"/>
                    <a:stretch>
                      <a:fillRect/>
                    </a:stretch>
                  </pic:blipFill>
                  <pic:spPr>
                    <a:xfrm>
                      <a:off x="0" y="0"/>
                      <a:ext cx="5943600" cy="2901950"/>
                    </a:xfrm>
                    <a:prstGeom prst="rect">
                      <a:avLst/>
                    </a:prstGeom>
                  </pic:spPr>
                </pic:pic>
              </a:graphicData>
            </a:graphic>
          </wp:inline>
        </w:drawing>
      </w:r>
    </w:p>
    <w:p w14:paraId="3C5873D5" w14:textId="77777777" w:rsidR="00A77FB4" w:rsidRDefault="00A77FB4" w:rsidP="0069706F">
      <w:pPr>
        <w:rPr>
          <w:rStyle w:val="normaltextrun"/>
        </w:rPr>
      </w:pPr>
    </w:p>
    <w:p w14:paraId="21040199" w14:textId="566804A0" w:rsidR="001C30FE" w:rsidRDefault="001C30FE" w:rsidP="00B72218">
      <w:pPr>
        <w:keepNext/>
        <w:keepLines/>
        <w:rPr>
          <w:rStyle w:val="normaltextrun"/>
        </w:rPr>
      </w:pPr>
      <w:r>
        <w:rPr>
          <w:rStyle w:val="normaltextrun"/>
        </w:rPr>
        <w:lastRenderedPageBreak/>
        <w:t xml:space="preserve">Cumulative Incidence of Feline Diarrhea. </w:t>
      </w:r>
      <w:r w:rsidR="002B48CD">
        <w:rPr>
          <w:rStyle w:val="normaltextrun"/>
        </w:rPr>
        <w:t>Incidence</w:t>
      </w:r>
      <w:r>
        <w:rPr>
          <w:rStyle w:val="normaltextrun"/>
        </w:rPr>
        <w:t xml:space="preserve"> (line graph, right axis) is superimposed on population at risk, stratified by age group (stacked bars, left axis).</w:t>
      </w:r>
    </w:p>
    <w:p w14:paraId="18CB0AB8" w14:textId="77777777" w:rsidR="00A77FB4" w:rsidRDefault="00A77FB4" w:rsidP="00B72218">
      <w:pPr>
        <w:keepNext/>
        <w:keepLines/>
        <w:rPr>
          <w:rStyle w:val="normaltextrun"/>
        </w:rPr>
      </w:pPr>
    </w:p>
    <w:p w14:paraId="41F43499" w14:textId="0C0EA127" w:rsidR="001C30FE" w:rsidRDefault="001C30FE" w:rsidP="00B72218">
      <w:pPr>
        <w:keepNext/>
        <w:keepLines/>
        <w:rPr>
          <w:rStyle w:val="normaltextrun"/>
        </w:rPr>
      </w:pPr>
      <w:r w:rsidRPr="001C30FE">
        <w:rPr>
          <w:rStyle w:val="normaltextrun"/>
          <w:noProof/>
        </w:rPr>
        <w:drawing>
          <wp:inline distT="0" distB="0" distL="0" distR="0" wp14:anchorId="28490F8A" wp14:editId="15382D27">
            <wp:extent cx="5943600" cy="2620645"/>
            <wp:effectExtent l="0" t="0" r="0" b="8255"/>
            <wp:docPr id="11163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19425" name=""/>
                    <pic:cNvPicPr/>
                  </pic:nvPicPr>
                  <pic:blipFill>
                    <a:blip r:embed="rId12"/>
                    <a:stretch>
                      <a:fillRect/>
                    </a:stretch>
                  </pic:blipFill>
                  <pic:spPr>
                    <a:xfrm>
                      <a:off x="0" y="0"/>
                      <a:ext cx="5943600" cy="2620645"/>
                    </a:xfrm>
                    <a:prstGeom prst="rect">
                      <a:avLst/>
                    </a:prstGeom>
                  </pic:spPr>
                </pic:pic>
              </a:graphicData>
            </a:graphic>
          </wp:inline>
        </w:drawing>
      </w:r>
    </w:p>
    <w:p w14:paraId="0EEC6A65" w14:textId="75AE39F5" w:rsidR="00F7641A" w:rsidRDefault="00F7641A" w:rsidP="0069706F">
      <w:pPr>
        <w:rPr>
          <w:rStyle w:val="normaltextrun"/>
        </w:rPr>
      </w:pPr>
    </w:p>
    <w:p w14:paraId="6FFA4297" w14:textId="77777777" w:rsidR="00F7641A" w:rsidRDefault="00F7641A" w:rsidP="0069706F">
      <w:pPr>
        <w:rPr>
          <w:rStyle w:val="normaltextrun"/>
        </w:rPr>
      </w:pPr>
    </w:p>
    <w:p w14:paraId="320039DC" w14:textId="7EAA677A" w:rsidR="00D551D1" w:rsidRDefault="00D551D1" w:rsidP="00B72218">
      <w:pPr>
        <w:keepNext/>
        <w:keepLines/>
        <w:rPr>
          <w:rStyle w:val="normaltextrun"/>
        </w:rPr>
      </w:pPr>
      <w:r>
        <w:rPr>
          <w:rStyle w:val="normaltextrun"/>
        </w:rPr>
        <w:lastRenderedPageBreak/>
        <w:t>Cumulative Incidence of Feline URI. Incidence (line graph, right axis) is superimposed on population at risk, stratified by age group (stacked bars, left axis).</w:t>
      </w:r>
    </w:p>
    <w:p w14:paraId="07862528" w14:textId="77777777" w:rsidR="00EF424A" w:rsidRDefault="00EF424A" w:rsidP="00B72218">
      <w:pPr>
        <w:keepNext/>
        <w:keepLines/>
        <w:rPr>
          <w:rStyle w:val="normaltextrun"/>
        </w:rPr>
      </w:pPr>
    </w:p>
    <w:p w14:paraId="04ED16E2" w14:textId="700804BB" w:rsidR="00EF424A" w:rsidRDefault="00EF424A" w:rsidP="00B72218">
      <w:pPr>
        <w:keepNext/>
        <w:keepLines/>
        <w:rPr>
          <w:rStyle w:val="normaltextrun"/>
        </w:rPr>
      </w:pPr>
      <w:r>
        <w:rPr>
          <w:rStyle w:val="normaltextrun"/>
        </w:rPr>
        <w:t xml:space="preserve">The summary data at the top </w:t>
      </w:r>
      <w:r w:rsidR="00541DB0">
        <w:rPr>
          <w:rStyle w:val="normaltextrun"/>
        </w:rPr>
        <w:t>shows overall incidence for the year.</w:t>
      </w:r>
    </w:p>
    <w:p w14:paraId="5F885FDF" w14:textId="77777777" w:rsidR="00EF424A" w:rsidRDefault="00EF424A" w:rsidP="00B72218">
      <w:pPr>
        <w:keepNext/>
        <w:keepLines/>
        <w:rPr>
          <w:rStyle w:val="normaltextrun"/>
        </w:rPr>
      </w:pPr>
    </w:p>
    <w:p w14:paraId="6B499C5B" w14:textId="79073705" w:rsidR="00EF424A" w:rsidRDefault="00EF424A" w:rsidP="00B72218">
      <w:pPr>
        <w:keepNext/>
        <w:keepLines/>
        <w:rPr>
          <w:rStyle w:val="normaltextrun"/>
        </w:rPr>
      </w:pPr>
      <w:r w:rsidRPr="00EF424A">
        <w:rPr>
          <w:rStyle w:val="normaltextrun"/>
          <w:noProof/>
        </w:rPr>
        <w:drawing>
          <wp:inline distT="0" distB="0" distL="0" distR="0" wp14:anchorId="24D6B8EC" wp14:editId="27564AA0">
            <wp:extent cx="5943600" cy="3839210"/>
            <wp:effectExtent l="0" t="0" r="0" b="8890"/>
            <wp:docPr id="85954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4321" name=""/>
                    <pic:cNvPicPr/>
                  </pic:nvPicPr>
                  <pic:blipFill>
                    <a:blip r:embed="rId13"/>
                    <a:stretch>
                      <a:fillRect/>
                    </a:stretch>
                  </pic:blipFill>
                  <pic:spPr>
                    <a:xfrm>
                      <a:off x="0" y="0"/>
                      <a:ext cx="5943600" cy="3839210"/>
                    </a:xfrm>
                    <a:prstGeom prst="rect">
                      <a:avLst/>
                    </a:prstGeom>
                  </pic:spPr>
                </pic:pic>
              </a:graphicData>
            </a:graphic>
          </wp:inline>
        </w:drawing>
      </w:r>
    </w:p>
    <w:p w14:paraId="52959016" w14:textId="63078182" w:rsidR="002A0A48" w:rsidRDefault="0069608A" w:rsidP="0069706F">
      <w:pPr>
        <w:rPr>
          <w:rStyle w:val="normaltextrun"/>
        </w:rPr>
      </w:pPr>
      <w:r w:rsidRPr="0069608A">
        <w:rPr>
          <w:rStyle w:val="normaltextrun"/>
        </w:rPr>
        <w:t xml:space="preserve"> </w:t>
      </w:r>
    </w:p>
    <w:p w14:paraId="4625BC42" w14:textId="77777777" w:rsidR="00541DB0" w:rsidRDefault="00541DB0" w:rsidP="00B72218">
      <w:pPr>
        <w:keepNext/>
        <w:keepLines/>
        <w:rPr>
          <w:rStyle w:val="normaltextrun"/>
        </w:rPr>
      </w:pPr>
      <w:r>
        <w:rPr>
          <w:rStyle w:val="normaltextrun"/>
        </w:rPr>
        <w:lastRenderedPageBreak/>
        <w:t>Cumulative Incidence of Feline URI. Incidence (line graph, right axis) is superimposed on population at risk, stratified by age group (stacked bars, left axis).</w:t>
      </w:r>
    </w:p>
    <w:p w14:paraId="30B3FA88" w14:textId="77777777" w:rsidR="00541DB0" w:rsidRDefault="00541DB0" w:rsidP="00B72218">
      <w:pPr>
        <w:keepNext/>
        <w:keepLines/>
        <w:rPr>
          <w:rStyle w:val="normaltextrun"/>
        </w:rPr>
      </w:pPr>
    </w:p>
    <w:p w14:paraId="64A8A5C9" w14:textId="1E51E4B5" w:rsidR="000B216E" w:rsidRDefault="00541DB0" w:rsidP="00B72218">
      <w:pPr>
        <w:keepNext/>
        <w:keepLines/>
        <w:rPr>
          <w:rStyle w:val="normaltextrun"/>
        </w:rPr>
      </w:pPr>
      <w:r>
        <w:rPr>
          <w:rStyle w:val="normaltextrun"/>
        </w:rPr>
        <w:t xml:space="preserve">The summary data at the top shows overall incidence for </w:t>
      </w:r>
      <w:r w:rsidR="00DF1D0E">
        <w:rPr>
          <w:rStyle w:val="normaltextrun"/>
        </w:rPr>
        <w:t>August (filter above graph)</w:t>
      </w:r>
      <w:r>
        <w:rPr>
          <w:rStyle w:val="normaltextrun"/>
        </w:rPr>
        <w:t>.</w:t>
      </w:r>
      <w:r w:rsidR="003F7EE8">
        <w:rPr>
          <w:rStyle w:val="normaltextrun"/>
        </w:rPr>
        <w:t xml:space="preserve"> Note that cases are also summarized by intake type, and the graph can toggle between dogs and cats.</w:t>
      </w:r>
    </w:p>
    <w:p w14:paraId="3ABABDD4" w14:textId="77777777" w:rsidR="0063473C" w:rsidRDefault="0063473C" w:rsidP="00B72218">
      <w:pPr>
        <w:keepNext/>
        <w:keepLines/>
        <w:rPr>
          <w:rStyle w:val="normaltextrun"/>
        </w:rPr>
      </w:pPr>
    </w:p>
    <w:p w14:paraId="2A176F96" w14:textId="562BB095" w:rsidR="004C53AF" w:rsidRDefault="00DF1D0E" w:rsidP="00B72218">
      <w:pPr>
        <w:keepNext/>
        <w:keepLines/>
        <w:rPr>
          <w:rStyle w:val="normaltextrun"/>
        </w:rPr>
      </w:pPr>
      <w:r w:rsidRPr="00DF1D0E">
        <w:rPr>
          <w:rStyle w:val="normaltextrun"/>
          <w:noProof/>
        </w:rPr>
        <w:drawing>
          <wp:inline distT="0" distB="0" distL="0" distR="0" wp14:anchorId="65221E91" wp14:editId="25B5EADA">
            <wp:extent cx="5943600" cy="3770630"/>
            <wp:effectExtent l="0" t="0" r="0" b="1270"/>
            <wp:docPr id="157121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17387" name=""/>
                    <pic:cNvPicPr/>
                  </pic:nvPicPr>
                  <pic:blipFill>
                    <a:blip r:embed="rId14"/>
                    <a:stretch>
                      <a:fillRect/>
                    </a:stretch>
                  </pic:blipFill>
                  <pic:spPr>
                    <a:xfrm>
                      <a:off x="0" y="0"/>
                      <a:ext cx="5943600" cy="3770630"/>
                    </a:xfrm>
                    <a:prstGeom prst="rect">
                      <a:avLst/>
                    </a:prstGeom>
                  </pic:spPr>
                </pic:pic>
              </a:graphicData>
            </a:graphic>
          </wp:inline>
        </w:drawing>
      </w:r>
    </w:p>
    <w:p w14:paraId="5FCBB908" w14:textId="34799A51" w:rsidR="004C53AF" w:rsidRDefault="004C53AF" w:rsidP="0069706F">
      <w:pPr>
        <w:rPr>
          <w:rStyle w:val="normaltextrun"/>
        </w:rPr>
      </w:pPr>
    </w:p>
    <w:p w14:paraId="09C5E940" w14:textId="77777777" w:rsidR="000B216E" w:rsidRDefault="000B216E" w:rsidP="00B72218">
      <w:pPr>
        <w:keepNext/>
        <w:keepLines/>
        <w:rPr>
          <w:rStyle w:val="normaltextrun"/>
        </w:rPr>
      </w:pPr>
      <w:r>
        <w:rPr>
          <w:rStyle w:val="normaltextrun"/>
        </w:rPr>
        <w:lastRenderedPageBreak/>
        <w:t>Cumulative Incidence of CIRDC. Incidence (line graph, right axis) is superimposed on population at risk, stratified by age group (stacked bars, left axis).</w:t>
      </w:r>
    </w:p>
    <w:p w14:paraId="0891F799" w14:textId="77777777" w:rsidR="000B216E" w:rsidRDefault="000B216E" w:rsidP="00B72218">
      <w:pPr>
        <w:keepNext/>
        <w:keepLines/>
        <w:rPr>
          <w:rStyle w:val="normaltextrun"/>
        </w:rPr>
      </w:pPr>
    </w:p>
    <w:p w14:paraId="62D456A9" w14:textId="77777777" w:rsidR="000B216E" w:rsidRDefault="000B216E" w:rsidP="00B72218">
      <w:pPr>
        <w:keepNext/>
        <w:keepLines/>
        <w:rPr>
          <w:rStyle w:val="normaltextrun"/>
        </w:rPr>
      </w:pPr>
      <w:r w:rsidRPr="00D551D1">
        <w:rPr>
          <w:rStyle w:val="normaltextrun"/>
          <w:noProof/>
        </w:rPr>
        <w:drawing>
          <wp:inline distT="0" distB="0" distL="0" distR="0" wp14:anchorId="2CEB1F86" wp14:editId="5325314B">
            <wp:extent cx="5943600" cy="2552700"/>
            <wp:effectExtent l="0" t="0" r="0" b="0"/>
            <wp:docPr id="46270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7509" name=""/>
                    <pic:cNvPicPr/>
                  </pic:nvPicPr>
                  <pic:blipFill>
                    <a:blip r:embed="rId15"/>
                    <a:stretch>
                      <a:fillRect/>
                    </a:stretch>
                  </pic:blipFill>
                  <pic:spPr>
                    <a:xfrm>
                      <a:off x="0" y="0"/>
                      <a:ext cx="5943600" cy="2552700"/>
                    </a:xfrm>
                    <a:prstGeom prst="rect">
                      <a:avLst/>
                    </a:prstGeom>
                  </pic:spPr>
                </pic:pic>
              </a:graphicData>
            </a:graphic>
          </wp:inline>
        </w:drawing>
      </w:r>
    </w:p>
    <w:p w14:paraId="04A1BB4B" w14:textId="77777777" w:rsidR="00B72218" w:rsidRDefault="00B72218" w:rsidP="000412E2">
      <w:pPr>
        <w:keepNext/>
        <w:keepLines/>
        <w:rPr>
          <w:rStyle w:val="normaltextrun"/>
        </w:rPr>
      </w:pPr>
    </w:p>
    <w:p w14:paraId="5CA57399" w14:textId="136ED8E4" w:rsidR="001D097E" w:rsidRDefault="001D097E" w:rsidP="000412E2">
      <w:pPr>
        <w:keepNext/>
        <w:keepLines/>
        <w:rPr>
          <w:rStyle w:val="normaltextrun"/>
        </w:rPr>
      </w:pPr>
      <w:r>
        <w:rPr>
          <w:rStyle w:val="normaltextrun"/>
        </w:rPr>
        <w:t xml:space="preserve">A separate tab provides data tables. The example below is filtered for </w:t>
      </w:r>
      <w:r w:rsidR="00826F4D">
        <w:rPr>
          <w:rStyle w:val="normaltextrun"/>
        </w:rPr>
        <w:t>April and May, and includes both dogs and cats.</w:t>
      </w:r>
    </w:p>
    <w:p w14:paraId="32222286" w14:textId="77777777" w:rsidR="00826F4D" w:rsidRDefault="00826F4D" w:rsidP="000412E2">
      <w:pPr>
        <w:keepNext/>
        <w:keepLines/>
        <w:rPr>
          <w:rStyle w:val="normaltextrun"/>
        </w:rPr>
      </w:pPr>
    </w:p>
    <w:p w14:paraId="17FA71F1" w14:textId="385E7998" w:rsidR="00E227A9" w:rsidRDefault="00826F4D" w:rsidP="00CC79F7">
      <w:pPr>
        <w:keepNext/>
        <w:keepLines/>
        <w:rPr>
          <w:rStyle w:val="normaltextrun"/>
        </w:rPr>
      </w:pPr>
      <w:r w:rsidRPr="00826F4D">
        <w:rPr>
          <w:rStyle w:val="normaltextrun"/>
          <w:noProof/>
        </w:rPr>
        <w:drawing>
          <wp:inline distT="0" distB="0" distL="0" distR="0" wp14:anchorId="2230668E" wp14:editId="35DB216A">
            <wp:extent cx="3162741" cy="2438740"/>
            <wp:effectExtent l="0" t="0" r="0" b="0"/>
            <wp:docPr id="19481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42321" name=""/>
                    <pic:cNvPicPr/>
                  </pic:nvPicPr>
                  <pic:blipFill>
                    <a:blip r:embed="rId16"/>
                    <a:stretch>
                      <a:fillRect/>
                    </a:stretch>
                  </pic:blipFill>
                  <pic:spPr>
                    <a:xfrm>
                      <a:off x="0" y="0"/>
                      <a:ext cx="3162741" cy="2438740"/>
                    </a:xfrm>
                    <a:prstGeom prst="rect">
                      <a:avLst/>
                    </a:prstGeom>
                  </pic:spPr>
                </pic:pic>
              </a:graphicData>
            </a:graphic>
          </wp:inline>
        </w:drawing>
      </w:r>
    </w:p>
    <w:p w14:paraId="4FFDCD22" w14:textId="1A71BA08" w:rsidR="00B7393B" w:rsidRDefault="00826F4D" w:rsidP="00CC79F7">
      <w:pPr>
        <w:keepNext/>
        <w:keepLines/>
        <w:rPr>
          <w:rStyle w:val="normaltextrun"/>
        </w:rPr>
      </w:pPr>
      <w:r>
        <w:rPr>
          <w:rStyle w:val="normaltextrun"/>
        </w:rPr>
        <w:t xml:space="preserve">Double-clicking </w:t>
      </w:r>
      <w:r w:rsidR="00B7393B">
        <w:rPr>
          <w:rStyle w:val="normaltextrun"/>
        </w:rPr>
        <w:t xml:space="preserve">an area of </w:t>
      </w:r>
      <w:r>
        <w:rPr>
          <w:rStyle w:val="normaltextrun"/>
        </w:rPr>
        <w:t>the table</w:t>
      </w:r>
      <w:r w:rsidR="00B7393B">
        <w:rPr>
          <w:rStyle w:val="normaltextrun"/>
        </w:rPr>
        <w:t xml:space="preserve"> (in this case, </w:t>
      </w:r>
      <w:r w:rsidR="008551B0">
        <w:rPr>
          <w:rStyle w:val="normaltextrun"/>
        </w:rPr>
        <w:t>the 3 infected cats in April</w:t>
      </w:r>
      <w:r w:rsidR="00B7393B">
        <w:rPr>
          <w:rStyle w:val="normaltextrun"/>
        </w:rPr>
        <w:t>), provides details of the individual animals for quick review, if needed</w:t>
      </w:r>
      <w:r w:rsidR="004E2709">
        <w:rPr>
          <w:rStyle w:val="normaltextrun"/>
        </w:rPr>
        <w:t xml:space="preserve"> (Animal ID cropped out)</w:t>
      </w:r>
      <w:r w:rsidR="00B7393B">
        <w:rPr>
          <w:rStyle w:val="normaltextrun"/>
        </w:rPr>
        <w:t>.</w:t>
      </w:r>
    </w:p>
    <w:p w14:paraId="5956B674" w14:textId="77777777" w:rsidR="008551B0" w:rsidRDefault="008551B0" w:rsidP="00CC79F7">
      <w:pPr>
        <w:keepNext/>
        <w:keepLines/>
        <w:rPr>
          <w:rStyle w:val="normaltextrun"/>
        </w:rPr>
      </w:pPr>
    </w:p>
    <w:p w14:paraId="3EC78A15" w14:textId="30687B2A" w:rsidR="001E5E60" w:rsidRDefault="004E2709" w:rsidP="00CC79F7">
      <w:pPr>
        <w:keepNext/>
        <w:keepLines/>
        <w:rPr>
          <w:rStyle w:val="normaltextrun"/>
        </w:rPr>
      </w:pPr>
      <w:r w:rsidRPr="004E2709">
        <w:rPr>
          <w:rStyle w:val="normaltextrun"/>
          <w:noProof/>
        </w:rPr>
        <w:drawing>
          <wp:inline distT="0" distB="0" distL="0" distR="0" wp14:anchorId="1A4F50AA" wp14:editId="7A7C7DE0">
            <wp:extent cx="3115110" cy="781159"/>
            <wp:effectExtent l="0" t="0" r="9525" b="0"/>
            <wp:docPr id="32292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21220" name=""/>
                    <pic:cNvPicPr/>
                  </pic:nvPicPr>
                  <pic:blipFill>
                    <a:blip r:embed="rId17"/>
                    <a:stretch>
                      <a:fillRect/>
                    </a:stretch>
                  </pic:blipFill>
                  <pic:spPr>
                    <a:xfrm>
                      <a:off x="0" y="0"/>
                      <a:ext cx="3115110" cy="781159"/>
                    </a:xfrm>
                    <a:prstGeom prst="rect">
                      <a:avLst/>
                    </a:prstGeom>
                  </pic:spPr>
                </pic:pic>
              </a:graphicData>
            </a:graphic>
          </wp:inline>
        </w:drawing>
      </w:r>
    </w:p>
    <w:p w14:paraId="6AEC7A9E" w14:textId="77777777" w:rsidR="00353696" w:rsidRDefault="00353696" w:rsidP="00353696">
      <w:pPr>
        <w:rPr>
          <w:lang w:val="en-CA"/>
        </w:rPr>
      </w:pPr>
    </w:p>
    <w:p w14:paraId="39EAB14E" w14:textId="6FA0A42E" w:rsidR="00353696" w:rsidRDefault="00741194" w:rsidP="00353696">
      <w:pPr>
        <w:rPr>
          <w:lang w:val="en-CA"/>
        </w:rPr>
      </w:pPr>
      <w:r>
        <w:rPr>
          <w:rStyle w:val="normaltextrun"/>
        </w:rPr>
        <w:t>The image below shows a simplified report, presented in the PowerBI Dashboard for high-level “at a glance” monitoring (see next section).</w:t>
      </w:r>
    </w:p>
    <w:p w14:paraId="7BA0DB71" w14:textId="77777777" w:rsidR="00353696" w:rsidRDefault="00353696" w:rsidP="00353696">
      <w:pPr>
        <w:rPr>
          <w:lang w:val="en-CA"/>
        </w:rPr>
      </w:pPr>
    </w:p>
    <w:p w14:paraId="4F477C0B" w14:textId="4D975B2F" w:rsidR="00701F2F" w:rsidRDefault="00353696" w:rsidP="00741194">
      <w:pPr>
        <w:rPr>
          <w:rStyle w:val="normaltextrun"/>
          <w:lang w:val="en-CA"/>
        </w:rPr>
      </w:pPr>
      <w:r w:rsidRPr="005F534B">
        <w:rPr>
          <w:noProof/>
          <w:lang w:val="en-CA"/>
        </w:rPr>
        <w:drawing>
          <wp:inline distT="0" distB="0" distL="0" distR="0" wp14:anchorId="1A8452E9" wp14:editId="616D735C">
            <wp:extent cx="5943600" cy="3361055"/>
            <wp:effectExtent l="0" t="0" r="0" b="0"/>
            <wp:docPr id="15281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24411" name=""/>
                    <pic:cNvPicPr/>
                  </pic:nvPicPr>
                  <pic:blipFill>
                    <a:blip r:embed="rId18"/>
                    <a:stretch>
                      <a:fillRect/>
                    </a:stretch>
                  </pic:blipFill>
                  <pic:spPr>
                    <a:xfrm>
                      <a:off x="0" y="0"/>
                      <a:ext cx="5943600" cy="3361055"/>
                    </a:xfrm>
                    <a:prstGeom prst="rect">
                      <a:avLst/>
                    </a:prstGeom>
                  </pic:spPr>
                </pic:pic>
              </a:graphicData>
            </a:graphic>
          </wp:inline>
        </w:drawing>
      </w:r>
    </w:p>
    <w:p w14:paraId="3EB1FF2E" w14:textId="58CF2986" w:rsidR="00353696" w:rsidRDefault="00353696" w:rsidP="00873BEC">
      <w:pPr>
        <w:spacing w:after="160" w:line="259" w:lineRule="auto"/>
        <w:rPr>
          <w:rStyle w:val="normaltextrun"/>
          <w:lang w:val="en-CA"/>
        </w:rPr>
      </w:pPr>
    </w:p>
    <w:p w14:paraId="0D27E615" w14:textId="77777777" w:rsidR="00CB2F3D" w:rsidRDefault="00CB2F3D" w:rsidP="00873BEC">
      <w:pPr>
        <w:pStyle w:val="Heading1"/>
        <w:rPr>
          <w:rStyle w:val="normaltextrun"/>
        </w:rPr>
      </w:pPr>
      <w:bookmarkStart w:id="14" w:name="_Toc9551289"/>
      <w:bookmarkStart w:id="15" w:name="_Toc224308196"/>
      <w:r w:rsidRPr="5C7EB082">
        <w:rPr>
          <w:rStyle w:val="normaltextrun"/>
        </w:rPr>
        <w:t>Quality Control</w:t>
      </w:r>
      <w:bookmarkEnd w:id="14"/>
      <w:bookmarkEnd w:id="15"/>
    </w:p>
    <w:p w14:paraId="4EB26DB3" w14:textId="77777777" w:rsidR="00CB2F3D" w:rsidRDefault="00CB2F3D" w:rsidP="00873BEC">
      <w:pPr>
        <w:spacing w:after="160" w:line="259" w:lineRule="auto"/>
        <w:rPr>
          <w:rStyle w:val="normaltextrun"/>
        </w:rPr>
      </w:pPr>
    </w:p>
    <w:p w14:paraId="78FB265D" w14:textId="35F2A518" w:rsidR="00CB2F3D" w:rsidRPr="00CB2F3D" w:rsidRDefault="00CB2F3D" w:rsidP="00873BEC">
      <w:pPr>
        <w:spacing w:after="160" w:line="259" w:lineRule="auto"/>
        <w:rPr>
          <w:rStyle w:val="normaltextrun"/>
        </w:rPr>
      </w:pPr>
      <w:r w:rsidRPr="5C7EB082">
        <w:rPr>
          <w:rStyle w:val="normaltextrun"/>
        </w:rPr>
        <w:t>During development of the report, it is important to verify that outputs are valid. Errors may originate in the data itself (e.g. entry errors) or in data processing. Manual reports are compared for errors with the coded report to identify any systemic issues.  The quality control is dependent on adequate documentation of the logic of the report generation process.</w:t>
      </w:r>
    </w:p>
    <w:p w14:paraId="0D4ABDC7" w14:textId="34D06B96" w:rsidR="00971F01" w:rsidRPr="00F5408E" w:rsidRDefault="004A3F2C" w:rsidP="00873BEC">
      <w:pPr>
        <w:pStyle w:val="Heading1"/>
      </w:pPr>
      <w:bookmarkStart w:id="16" w:name="_Toc224308197"/>
      <w:r w:rsidRPr="00F5408E">
        <w:rPr>
          <w:rStyle w:val="normaltextrun"/>
        </w:rPr>
        <w:t>Technical Implementation</w:t>
      </w:r>
      <w:bookmarkEnd w:id="16"/>
    </w:p>
    <w:p w14:paraId="708138E6" w14:textId="77777777" w:rsidR="00A406DF" w:rsidRDefault="00A406DF" w:rsidP="00873BEC">
      <w:pPr>
        <w:rPr>
          <w:lang w:val="en-CA"/>
        </w:rPr>
      </w:pPr>
    </w:p>
    <w:p w14:paraId="4F7E9D27" w14:textId="03EC71C3" w:rsidR="00F64B18" w:rsidRDefault="003425DB" w:rsidP="00873BEC">
      <w:pPr>
        <w:rPr>
          <w:lang w:val="en-CA"/>
        </w:rPr>
      </w:pPr>
      <w:r w:rsidRPr="00E46B4E">
        <w:rPr>
          <w:lang w:val="en-CA"/>
        </w:rPr>
        <w:t>The execution script combines Python user-defined functions and SQL queries to extract the report files from a</w:t>
      </w:r>
      <w:r w:rsidR="00BF13B7">
        <w:rPr>
          <w:lang w:val="en-CA"/>
        </w:rPr>
        <w:t>n</w:t>
      </w:r>
      <w:r w:rsidRPr="00E46B4E">
        <w:rPr>
          <w:lang w:val="en-CA"/>
        </w:rPr>
        <w:t xml:space="preserve"> SQL server</w:t>
      </w:r>
      <w:r w:rsidR="2F5182C0" w:rsidRPr="1D80D653">
        <w:rPr>
          <w:lang w:val="en-CA"/>
        </w:rPr>
        <w:t xml:space="preserve"> accessing the shelter database</w:t>
      </w:r>
      <w:r w:rsidR="212AD869" w:rsidRPr="1D80D653">
        <w:rPr>
          <w:lang w:val="en-CA"/>
        </w:rPr>
        <w:t>.</w:t>
      </w:r>
      <w:r w:rsidRPr="00E46B4E">
        <w:rPr>
          <w:lang w:val="en-CA"/>
        </w:rPr>
        <w:t xml:space="preserve"> By leveraging the capabilities of both Python and SQL, the script facilitates the retrieval and processing of the required data for generating the report files.</w:t>
      </w:r>
    </w:p>
    <w:p w14:paraId="3D375D2D" w14:textId="77777777" w:rsidR="00F64B18" w:rsidRDefault="00F64B18" w:rsidP="003221A0">
      <w:pPr>
        <w:rPr>
          <w:lang w:val="en-CA"/>
        </w:rPr>
      </w:pPr>
    </w:p>
    <w:p w14:paraId="3C9C0B8C" w14:textId="7A25ED7A" w:rsidR="00DF57B3" w:rsidRPr="00741194" w:rsidRDefault="00F64B18" w:rsidP="003221A0">
      <w:pPr>
        <w:rPr>
          <w:rFonts w:ascii="Calibri" w:eastAsia="Calibri" w:hAnsi="Calibri" w:cs="Calibri"/>
        </w:rPr>
      </w:pPr>
      <w:r w:rsidRPr="6FB143CA">
        <w:rPr>
          <w:rFonts w:ascii="Calibri" w:eastAsia="Calibri" w:hAnsi="Calibri" w:cs="Calibri"/>
        </w:rPr>
        <w:lastRenderedPageBreak/>
        <w:t xml:space="preserve">The scripts of diarrhea, URI, </w:t>
      </w:r>
      <w:r>
        <w:rPr>
          <w:rFonts w:ascii="Calibri" w:eastAsia="Calibri" w:hAnsi="Calibri" w:cs="Calibri"/>
        </w:rPr>
        <w:t xml:space="preserve">parvo/panleukopenia </w:t>
      </w:r>
      <w:r w:rsidRPr="6FB143CA">
        <w:rPr>
          <w:rFonts w:ascii="Calibri" w:eastAsia="Calibri" w:hAnsi="Calibri" w:cs="Calibri"/>
        </w:rPr>
        <w:t>and ringworm reports were all created in a similar manner. The only difference was the specific conditions for each case in their corresponding SQL scripts</w:t>
      </w:r>
      <w:r>
        <w:rPr>
          <w:rFonts w:ascii="Calibri" w:eastAsia="Calibri" w:hAnsi="Calibri" w:cs="Calibri"/>
        </w:rPr>
        <w:t>, and the inbuilt lag period to rule out non-shelter-acquired disease</w:t>
      </w:r>
      <w:r w:rsidRPr="6FB143CA">
        <w:rPr>
          <w:rFonts w:ascii="Calibri" w:eastAsia="Calibri" w:hAnsi="Calibri" w:cs="Calibri"/>
        </w:rPr>
        <w:t xml:space="preserve">. </w:t>
      </w:r>
    </w:p>
    <w:p w14:paraId="6D350EBE" w14:textId="24D5961F" w:rsidR="00DF57B3" w:rsidRPr="00DF57B3" w:rsidRDefault="00DF57B3" w:rsidP="007A7919">
      <w:pPr>
        <w:pStyle w:val="Heading2"/>
        <w:rPr>
          <w:lang w:val="en-CA"/>
        </w:rPr>
      </w:pPr>
      <w:bookmarkStart w:id="17" w:name="_Toc224308198"/>
      <w:r w:rsidRPr="00DF57B3">
        <w:rPr>
          <w:lang w:val="en-CA"/>
        </w:rPr>
        <w:t xml:space="preserve">Source Data </w:t>
      </w:r>
      <w:r w:rsidR="003221A0">
        <w:rPr>
          <w:lang w:val="en-CA"/>
        </w:rPr>
        <w:t>Updates</w:t>
      </w:r>
      <w:bookmarkEnd w:id="17"/>
    </w:p>
    <w:p w14:paraId="79D85F5A" w14:textId="18B9684B" w:rsidR="00DF57B3" w:rsidRDefault="00DF57B3" w:rsidP="008036E0">
      <w:pPr>
        <w:tabs>
          <w:tab w:val="left" w:pos="3930"/>
        </w:tabs>
        <w:rPr>
          <w:lang w:val="en-CA"/>
        </w:rPr>
      </w:pPr>
      <w:r w:rsidRPr="00DF57B3">
        <w:rPr>
          <w:lang w:val="en-CA"/>
        </w:rPr>
        <w:t xml:space="preserve">Source data are received </w:t>
      </w:r>
      <w:r>
        <w:rPr>
          <w:lang w:val="en-CA"/>
        </w:rPr>
        <w:t xml:space="preserve">from PetPoint </w:t>
      </w:r>
      <w:r w:rsidRPr="00DF57B3">
        <w:rPr>
          <w:lang w:val="en-CA"/>
        </w:rPr>
        <w:t xml:space="preserve">on a recurring monthly basis via an automated file transfer process. The reporting process is designed to run after the monthly data file is received. </w:t>
      </w:r>
    </w:p>
    <w:p w14:paraId="03C1AE14" w14:textId="77777777" w:rsidR="00D61AD3" w:rsidRDefault="00D61AD3" w:rsidP="00D61AD3">
      <w:pPr>
        <w:tabs>
          <w:tab w:val="left" w:pos="3930"/>
        </w:tabs>
        <w:rPr>
          <w:del w:id="18" w:author="kyrstenjanke" w:date="2026-03-13T19:13:00Z" w16du:dateUtc="2026-03-13T19:13:47Z"/>
          <w:lang w:val="en-CA"/>
        </w:rPr>
      </w:pPr>
    </w:p>
    <w:p w14:paraId="383FF09C" w14:textId="77777777" w:rsidR="00D61AD3" w:rsidRDefault="00D61AD3" w:rsidP="00D61AD3">
      <w:pPr>
        <w:pStyle w:val="Heading2"/>
        <w:rPr>
          <w:lang w:val="en-CA"/>
        </w:rPr>
      </w:pPr>
      <w:bookmarkStart w:id="19" w:name="_Toc1770596231"/>
      <w:bookmarkStart w:id="20" w:name="_Toc224308199"/>
      <w:r w:rsidRPr="5C7EB082">
        <w:rPr>
          <w:lang w:val="en-CA"/>
        </w:rPr>
        <w:t>Current Code Repository</w:t>
      </w:r>
      <w:bookmarkEnd w:id="19"/>
      <w:bookmarkEnd w:id="20"/>
    </w:p>
    <w:p w14:paraId="07FE651F" w14:textId="77777777" w:rsidR="00D61AD3" w:rsidRDefault="00D61AD3" w:rsidP="00D61AD3">
      <w:pPr>
        <w:rPr>
          <w:lang w:val="en-CA"/>
        </w:rPr>
      </w:pPr>
      <w:r w:rsidRPr="5C7EB082">
        <w:rPr>
          <w:lang w:val="en-CA"/>
        </w:rPr>
        <w:t>The current technical implementation for this report is available in GitHub:</w:t>
      </w:r>
    </w:p>
    <w:p w14:paraId="4579FE93" w14:textId="77777777" w:rsidR="00D61AD3" w:rsidRDefault="00D61AD3" w:rsidP="00D61AD3">
      <w:pPr>
        <w:rPr>
          <w:rFonts w:ascii="Calibri" w:eastAsia="Calibri" w:hAnsi="Calibri" w:cs="Calibri"/>
          <w:szCs w:val="24"/>
          <w:lang w:val="en-CA"/>
        </w:rPr>
      </w:pPr>
      <w:hyperlink r:id="rId19">
        <w:r w:rsidRPr="5C7EB082">
          <w:rPr>
            <w:rStyle w:val="Hyperlink"/>
            <w:rFonts w:eastAsia="Calibri" w:cs="Calibri"/>
            <w:szCs w:val="24"/>
            <w:lang w:val="en-CA"/>
          </w:rPr>
          <w:t>THS-Metrics/metric-reports.</w:t>
        </w:r>
      </w:hyperlink>
    </w:p>
    <w:p w14:paraId="7B94712E" w14:textId="77777777" w:rsidR="00AC5F4F" w:rsidRDefault="00AC5F4F" w:rsidP="00AC5F4F">
      <w:pPr>
        <w:tabs>
          <w:tab w:val="left" w:pos="3930"/>
        </w:tabs>
        <w:rPr>
          <w:lang w:val="en-CA"/>
        </w:rPr>
      </w:pPr>
    </w:p>
    <w:p w14:paraId="1116FFCA" w14:textId="77777777" w:rsidR="00AC5F4F" w:rsidRDefault="00AC5F4F" w:rsidP="00AC5F4F">
      <w:pPr>
        <w:pStyle w:val="Heading2"/>
        <w:rPr>
          <w:lang w:val="en-CA"/>
        </w:rPr>
      </w:pPr>
      <w:bookmarkStart w:id="21" w:name="_Toc1427086481"/>
      <w:bookmarkStart w:id="22" w:name="_Toc224308200"/>
      <w:r w:rsidRPr="5C7EB082">
        <w:rPr>
          <w:lang w:val="en-CA"/>
        </w:rPr>
        <w:t>Report Generation Logic</w:t>
      </w:r>
      <w:bookmarkEnd w:id="21"/>
      <w:bookmarkEnd w:id="22"/>
    </w:p>
    <w:p w14:paraId="244A0712" w14:textId="77777777" w:rsidR="00AC5F4F" w:rsidRDefault="00AC5F4F" w:rsidP="00AC5F4F">
      <w:pPr>
        <w:tabs>
          <w:tab w:val="left" w:pos="3930"/>
        </w:tabs>
        <w:rPr>
          <w:lang w:val="en-CA"/>
        </w:rPr>
      </w:pPr>
    </w:p>
    <w:p w14:paraId="05FDCDE6" w14:textId="57353B76" w:rsidR="00AC5F4F" w:rsidRDefault="0CFAC11A" w:rsidP="00AC5F4F">
      <w:pPr>
        <w:rPr>
          <w:rFonts w:ascii="Calibri" w:eastAsia="Calibri" w:hAnsi="Calibri" w:cs="Calibri"/>
          <w:color w:val="000000" w:themeColor="text1"/>
          <w:szCs w:val="24"/>
          <w:lang w:val="en-CA"/>
        </w:rPr>
      </w:pPr>
      <w:r w:rsidRPr="1D80D653">
        <w:rPr>
          <w:rFonts w:ascii="Calibri" w:eastAsia="Calibri" w:hAnsi="Calibri" w:cs="Calibri"/>
          <w:color w:val="000000" w:themeColor="text1"/>
          <w:szCs w:val="24"/>
          <w:lang w:val="en-CA"/>
        </w:rPr>
        <w:t>Necessary information in the database is pulled into a data sheet using SQL server. Data is stored in tables where animal's records can be associated using unique numbers to create a data sheet with all necessary information associated with that animal in a single downloadable excel sheet. Note that it is important to check that these table connections are associating information correctly.</w:t>
      </w:r>
    </w:p>
    <w:p w14:paraId="64B50EB3" w14:textId="77777777" w:rsidR="00313A49" w:rsidRPr="00AC5F4F" w:rsidRDefault="00313A49" w:rsidP="00AC5F4F">
      <w:pPr>
        <w:rPr>
          <w:color w:val="7030A0"/>
          <w:lang w:val="en-CA"/>
        </w:rPr>
      </w:pPr>
    </w:p>
    <w:p w14:paraId="5723F787" w14:textId="77777777" w:rsidR="00313A49" w:rsidRDefault="00AC5F4F" w:rsidP="1D80D653">
      <w:pPr>
        <w:rPr>
          <w:lang w:val="en-CA"/>
        </w:rPr>
      </w:pPr>
      <w:r w:rsidRPr="00313A49">
        <w:rPr>
          <w:lang w:val="en-CA"/>
        </w:rPr>
        <w:t xml:space="preserve">The SQL Query for each script is divided into two parts: Numerator and Denominator.The Numerator query fetches a list of animals with infections.The Denominator dataset combines data on all the pets in the shelter at the start of the month with those that arrived during that same month. </w:t>
      </w:r>
      <w:r w:rsidR="4EEBFF68" w:rsidRPr="00313A49">
        <w:rPr>
          <w:lang w:val="en-CA"/>
        </w:rPr>
        <w:t>Multiple intakes for the same animal are excluded as are animals with the condition of interest onset within the lag period for that condition (to exclude</w:t>
      </w:r>
      <w:r w:rsidR="52F0843F" w:rsidRPr="00313A49">
        <w:rPr>
          <w:lang w:val="en-CA"/>
        </w:rPr>
        <w:t xml:space="preserve"> all animals from the denominator that are excluded in the numerator, avoiding inaccurate inflation of the denominator)</w:t>
      </w:r>
      <w:r w:rsidR="4EEBFF68" w:rsidRPr="00313A49">
        <w:rPr>
          <w:lang w:val="en-CA"/>
        </w:rPr>
        <w:t>.</w:t>
      </w:r>
    </w:p>
    <w:p w14:paraId="7C832AA8" w14:textId="48329251" w:rsidR="00AC5F4F" w:rsidRPr="00313A49" w:rsidRDefault="00AC5F4F" w:rsidP="1D80D653">
      <w:pPr>
        <w:rPr>
          <w:lang w:val="en-CA"/>
        </w:rPr>
      </w:pPr>
      <w:r w:rsidRPr="00313A49">
        <w:br/>
      </w:r>
      <w:r w:rsidR="3D62F8F3" w:rsidRPr="00313A49">
        <w:rPr>
          <w:lang w:val="en-CA"/>
        </w:rPr>
        <w:t>Python is used to create a consolidated list of the denominator and a sum is retrieved. It is integral that all animals in the numerator are present in the denominator and that all animals in the denominator have the potent</w:t>
      </w:r>
      <w:r w:rsidR="55D49474" w:rsidRPr="00313A49">
        <w:rPr>
          <w:lang w:val="en-CA"/>
        </w:rPr>
        <w:t>ial to be in the numerator. For example, one should not include animals in foster in the denominator if they are not counted as cases in the numerator.</w:t>
      </w:r>
    </w:p>
    <w:p w14:paraId="31B37BEA" w14:textId="71F950B6" w:rsidR="00AC5F4F" w:rsidRPr="00313A49" w:rsidRDefault="00AC5F4F" w:rsidP="1D80D653">
      <w:pPr>
        <w:rPr>
          <w:lang w:val="en-CA"/>
        </w:rPr>
      </w:pPr>
    </w:p>
    <w:p w14:paraId="6DD35CC6" w14:textId="7A8BECFC" w:rsidR="00AC5F4F" w:rsidRDefault="55D49474" w:rsidP="00313A49">
      <w:pPr>
        <w:rPr>
          <w:rFonts w:ascii="Calibri" w:eastAsia="Calibri" w:hAnsi="Calibri" w:cs="Calibri"/>
          <w:szCs w:val="24"/>
          <w:lang w:val="en-CA"/>
        </w:rPr>
      </w:pPr>
      <w:r w:rsidRPr="00313A49">
        <w:rPr>
          <w:lang w:val="en-CA"/>
        </w:rPr>
        <w:t xml:space="preserve">The output it written to an Excel file, which serves as the primary output of the data processing step and as the interface </w:t>
      </w:r>
      <w:r w:rsidRPr="00313A49">
        <w:rPr>
          <w:rFonts w:ascii="Calibri" w:eastAsia="Calibri" w:hAnsi="Calibri" w:cs="Calibri"/>
          <w:szCs w:val="24"/>
          <w:lang w:val="en-CA"/>
        </w:rPr>
        <w:t>between the automated dat</w:t>
      </w:r>
      <w:r w:rsidRPr="1D80D653">
        <w:rPr>
          <w:rFonts w:ascii="Calibri" w:eastAsia="Calibri" w:hAnsi="Calibri" w:cs="Calibri"/>
          <w:color w:val="000000" w:themeColor="text1"/>
          <w:szCs w:val="24"/>
          <w:lang w:val="en-CA"/>
        </w:rPr>
        <w:t xml:space="preserve">a extraction and the downstream </w:t>
      </w:r>
      <w:r w:rsidRPr="1D80D653">
        <w:rPr>
          <w:rFonts w:ascii="Calibri" w:eastAsia="Calibri" w:hAnsi="Calibri" w:cs="Calibri"/>
          <w:color w:val="000000" w:themeColor="text1"/>
          <w:szCs w:val="24"/>
          <w:lang w:val="en-CA"/>
        </w:rPr>
        <w:lastRenderedPageBreak/>
        <w:t>reporting. Within this Excel file, the denominator data are saved to one worksheet, and the numerator data are derived from the consolidated data sheet and saved to a separate worksheet. Storing both components in the same Excel file allows the data to be reviewed, reused, and linked directly to reporting tools.</w:t>
      </w:r>
    </w:p>
    <w:p w14:paraId="1B717F6F" w14:textId="77777777" w:rsidR="00313A49" w:rsidRPr="00313A49" w:rsidRDefault="00313A49" w:rsidP="00313A49">
      <w:pPr>
        <w:rPr>
          <w:rFonts w:ascii="Calibri" w:eastAsia="Calibri" w:hAnsi="Calibri" w:cs="Calibri"/>
          <w:szCs w:val="24"/>
          <w:lang w:val="en-CA"/>
        </w:rPr>
      </w:pPr>
    </w:p>
    <w:p w14:paraId="3E123D84" w14:textId="4E0ADC97" w:rsidR="00AA14C1" w:rsidRDefault="00312A4E" w:rsidP="00701F2F">
      <w:pPr>
        <w:pStyle w:val="Heading2"/>
        <w:keepNext/>
        <w:keepLines/>
        <w:rPr>
          <w:lang w:val="en-CA"/>
        </w:rPr>
      </w:pPr>
      <w:bookmarkStart w:id="23" w:name="_Toc224308201"/>
      <w:r>
        <w:rPr>
          <w:lang w:val="en-CA"/>
        </w:rPr>
        <w:t xml:space="preserve">Data </w:t>
      </w:r>
      <w:r w:rsidR="004C35DF">
        <w:rPr>
          <w:lang w:val="en-CA"/>
        </w:rPr>
        <w:t>Outputs</w:t>
      </w:r>
      <w:bookmarkEnd w:id="23"/>
    </w:p>
    <w:p w14:paraId="6213B078" w14:textId="77777777" w:rsidR="00E066F9" w:rsidRPr="00002035" w:rsidRDefault="00E066F9" w:rsidP="00701F2F">
      <w:pPr>
        <w:keepNext/>
        <w:keepLines/>
        <w:rPr>
          <w:b/>
          <w:bCs/>
          <w:lang w:val="en-CA"/>
        </w:rPr>
      </w:pPr>
    </w:p>
    <w:p w14:paraId="642E7B2A" w14:textId="4CF6CAF4" w:rsidR="00E066F9" w:rsidRDefault="00AE1497" w:rsidP="00701F2F">
      <w:pPr>
        <w:pStyle w:val="Heading3"/>
        <w:rPr>
          <w:lang w:val="en-CA"/>
        </w:rPr>
      </w:pPr>
      <w:bookmarkStart w:id="24" w:name="_Toc224308202"/>
      <w:r w:rsidRPr="00002035">
        <w:rPr>
          <w:rStyle w:val="Heading3Char"/>
          <w:b/>
          <w:bCs/>
          <w:lang w:val="en-CA"/>
        </w:rPr>
        <w:t>Excel-based Reporting File</w:t>
      </w:r>
      <w:bookmarkEnd w:id="24"/>
    </w:p>
    <w:p w14:paraId="40BCB1D1" w14:textId="65939066" w:rsidR="00AE1497" w:rsidRDefault="00BF1394" w:rsidP="00AE1497">
      <w:pPr>
        <w:rPr>
          <w:lang w:val="en-CA"/>
        </w:rPr>
      </w:pPr>
      <w:r w:rsidRPr="5C7EB082">
        <w:rPr>
          <w:lang w:val="en-CA"/>
        </w:rPr>
        <w:t>The report’s Excel-based reporting file has been predesigned with tables and visualizations, with the data source being the output Excel file generated by the python script. generated by the Python script. Whenever the script is executed, the reporting file refreshes automatically, ensuring that it remains updated with changes in the underlying data.</w:t>
      </w:r>
    </w:p>
    <w:p w14:paraId="795E8F01" w14:textId="19F8B3EB" w:rsidR="00BF1394" w:rsidRPr="00AE1497" w:rsidRDefault="00BF1394" w:rsidP="00AE1497">
      <w:pPr>
        <w:rPr>
          <w:lang w:val="en-CA"/>
        </w:rPr>
      </w:pPr>
    </w:p>
    <w:p w14:paraId="2E0E2583" w14:textId="123AD9B4" w:rsidR="00AE1497" w:rsidRDefault="00AE1497" w:rsidP="00AE1497">
      <w:pPr>
        <w:rPr>
          <w:lang w:val="en-CA"/>
        </w:rPr>
      </w:pPr>
      <w:bookmarkStart w:id="25" w:name="_Toc224308203"/>
      <w:r w:rsidRPr="00AE1497">
        <w:rPr>
          <w:rStyle w:val="Heading3Char"/>
          <w:lang w:val="en-CA"/>
        </w:rPr>
        <w:t>Online Summary Dashboard</w:t>
      </w:r>
      <w:bookmarkEnd w:id="25"/>
      <w:r w:rsidRPr="00AE1497">
        <w:rPr>
          <w:lang w:val="en-CA"/>
        </w:rPr>
        <w:br/>
        <w:t>A</w:t>
      </w:r>
      <w:r w:rsidR="005334BC">
        <w:rPr>
          <w:lang w:val="en-CA"/>
        </w:rPr>
        <w:t>n</w:t>
      </w:r>
      <w:r w:rsidRPr="00AE1497">
        <w:rPr>
          <w:lang w:val="en-CA"/>
        </w:rPr>
        <w:t xml:space="preserve"> online summary dashboard presents a simplified view of selected metrics derived from the same underlying data. </w:t>
      </w:r>
      <w:r w:rsidR="004259BC">
        <w:rPr>
          <w:lang w:val="en-CA"/>
        </w:rPr>
        <w:t xml:space="preserve">The dashboard </w:t>
      </w:r>
      <w:r w:rsidR="00820D53">
        <w:rPr>
          <w:lang w:val="en-CA"/>
        </w:rPr>
        <w:t>uses PowerBI. It</w:t>
      </w:r>
      <w:r w:rsidRPr="00AE1497">
        <w:rPr>
          <w:lang w:val="en-CA"/>
        </w:rPr>
        <w:t xml:space="preserve"> is intended for high-level monitoring </w:t>
      </w:r>
      <w:r w:rsidR="00DE2556">
        <w:rPr>
          <w:lang w:val="en-CA"/>
        </w:rPr>
        <w:t xml:space="preserve">“at a glance” </w:t>
      </w:r>
      <w:r w:rsidRPr="00AE1497">
        <w:rPr>
          <w:lang w:val="en-CA"/>
        </w:rPr>
        <w:t>and does not expose the full underlying dataset available in the Excel-based reporting file.</w:t>
      </w:r>
      <w:r w:rsidR="00DE2556">
        <w:rPr>
          <w:lang w:val="en-CA"/>
        </w:rPr>
        <w:t xml:space="preserve"> It is available to all staff in our organization</w:t>
      </w:r>
      <w:r w:rsidR="00B24D17">
        <w:rPr>
          <w:lang w:val="en-CA"/>
        </w:rPr>
        <w:t>.</w:t>
      </w:r>
    </w:p>
    <w:p w14:paraId="585B2064" w14:textId="77777777" w:rsidR="00692991" w:rsidRDefault="00692991" w:rsidP="00692991">
      <w:pPr>
        <w:rPr>
          <w:lang w:val="en-CA"/>
        </w:rPr>
      </w:pPr>
    </w:p>
    <w:p w14:paraId="226BF1DC" w14:textId="732D09D7" w:rsidR="0046406E" w:rsidRDefault="0046406E" w:rsidP="0046406E">
      <w:pPr>
        <w:pStyle w:val="Heading2"/>
        <w:rPr>
          <w:lang w:val="en-CA"/>
        </w:rPr>
      </w:pPr>
      <w:bookmarkStart w:id="26" w:name="_Toc224308204"/>
      <w:r>
        <w:rPr>
          <w:lang w:val="en-CA"/>
        </w:rPr>
        <w:t>Automation and Operations</w:t>
      </w:r>
      <w:bookmarkEnd w:id="26"/>
    </w:p>
    <w:p w14:paraId="4CEFC29E" w14:textId="77777777" w:rsidR="0046406E" w:rsidRDefault="0046406E" w:rsidP="00692991">
      <w:pPr>
        <w:rPr>
          <w:lang w:val="en-CA"/>
        </w:rPr>
      </w:pPr>
    </w:p>
    <w:p w14:paraId="17AFFABB" w14:textId="50224DC8" w:rsidR="00BA45E2" w:rsidRDefault="00BA45E2" w:rsidP="00BA45E2">
      <w:pPr>
        <w:pStyle w:val="Heading3"/>
        <w:rPr>
          <w:lang w:val="en-CA"/>
        </w:rPr>
      </w:pPr>
      <w:bookmarkStart w:id="27" w:name="_Toc224308205"/>
      <w:r>
        <w:rPr>
          <w:lang w:val="en-CA"/>
        </w:rPr>
        <w:t>Scheduled Execution</w:t>
      </w:r>
      <w:bookmarkEnd w:id="27"/>
    </w:p>
    <w:p w14:paraId="5532A4A9" w14:textId="77777777" w:rsidR="00BA45E2" w:rsidRDefault="00BA45E2" w:rsidP="00BA45E2">
      <w:pPr>
        <w:keepNext/>
        <w:keepLines/>
        <w:rPr>
          <w:lang w:val="en-CA"/>
        </w:rPr>
      </w:pPr>
      <w:r w:rsidRPr="00317EC5">
        <w:rPr>
          <w:lang w:val="en-CA"/>
        </w:rPr>
        <w:t>The reporting process is designed to be run automatically on a scheduled basis. Automation consists of executing the Python reporting script at a defined interval in an environment where required dependencies and credentials are available.</w:t>
      </w:r>
    </w:p>
    <w:p w14:paraId="12E3C13D" w14:textId="77777777" w:rsidR="00BA45E2" w:rsidRPr="00317EC5" w:rsidRDefault="00BA45E2" w:rsidP="00BA45E2">
      <w:pPr>
        <w:rPr>
          <w:lang w:val="en-CA"/>
        </w:rPr>
      </w:pPr>
    </w:p>
    <w:p w14:paraId="4678EC78" w14:textId="77777777" w:rsidR="00BA45E2" w:rsidRDefault="00BA45E2" w:rsidP="00BA45E2">
      <w:pPr>
        <w:rPr>
          <w:lang w:val="en-CA"/>
        </w:rPr>
      </w:pPr>
      <w:r w:rsidRPr="00317EC5">
        <w:rPr>
          <w:lang w:val="en-CA"/>
        </w:rPr>
        <w:t>For this report, automation is intended to run once per month. Each execution refreshes the processed output files, which in turn update any downstream reporting or summary views that depend on them. Successful execution can be verified by confirming that output files have been updated for the current reporting period.</w:t>
      </w:r>
    </w:p>
    <w:p w14:paraId="281490FC" w14:textId="77777777" w:rsidR="00BA45E2" w:rsidRPr="00317EC5" w:rsidRDefault="00BA45E2" w:rsidP="00BA45E2">
      <w:pPr>
        <w:rPr>
          <w:lang w:val="en-CA"/>
        </w:rPr>
      </w:pPr>
    </w:p>
    <w:p w14:paraId="380AE1C6" w14:textId="77777777" w:rsidR="00BA45E2" w:rsidRPr="00317EC5" w:rsidRDefault="00BA45E2" w:rsidP="00BA45E2">
      <w:pPr>
        <w:rPr>
          <w:lang w:val="en-CA"/>
        </w:rPr>
      </w:pPr>
      <w:r w:rsidRPr="00317EC5">
        <w:rPr>
          <w:lang w:val="en-CA"/>
        </w:rPr>
        <w:t>Automation may be implemented using any scheduling system capable of running a Python script (e.g. task schedulers, cron jobs, or workflow tools), provided the script is executed in a configured Python environment.</w:t>
      </w:r>
    </w:p>
    <w:p w14:paraId="148434AF" w14:textId="77777777" w:rsidR="00BA45E2" w:rsidRDefault="00BA45E2" w:rsidP="00BA45E2">
      <w:pPr>
        <w:rPr>
          <w:color w:val="EE0000"/>
        </w:rPr>
      </w:pPr>
    </w:p>
    <w:p w14:paraId="19610A5E" w14:textId="009E358C" w:rsidR="002B6664" w:rsidRDefault="005B5BD9" w:rsidP="00505D0C">
      <w:pPr>
        <w:pStyle w:val="Heading3"/>
        <w:rPr>
          <w:lang w:val="en-CA"/>
        </w:rPr>
      </w:pPr>
      <w:bookmarkStart w:id="28" w:name="_Toc224308206"/>
      <w:r>
        <w:rPr>
          <w:lang w:val="en-CA"/>
        </w:rPr>
        <w:lastRenderedPageBreak/>
        <w:t xml:space="preserve">Report </w:t>
      </w:r>
      <w:r w:rsidR="00505D0C">
        <w:rPr>
          <w:lang w:val="en-CA"/>
        </w:rPr>
        <w:t>Change Log</w:t>
      </w:r>
      <w:bookmarkEnd w:id="28"/>
    </w:p>
    <w:tbl>
      <w:tblPr>
        <w:tblStyle w:val="TableGrid"/>
        <w:tblW w:w="0" w:type="auto"/>
        <w:tblInd w:w="0" w:type="dxa"/>
        <w:tblLook w:val="04A0" w:firstRow="1" w:lastRow="0" w:firstColumn="1" w:lastColumn="0" w:noHBand="0" w:noVBand="1"/>
      </w:tblPr>
      <w:tblGrid>
        <w:gridCol w:w="1165"/>
        <w:gridCol w:w="7290"/>
        <w:gridCol w:w="895"/>
      </w:tblGrid>
      <w:tr w:rsidR="00894073" w14:paraId="08527362" w14:textId="77777777" w:rsidTr="007724BF">
        <w:tc>
          <w:tcPr>
            <w:tcW w:w="1165" w:type="dxa"/>
          </w:tcPr>
          <w:p w14:paraId="24ABB836" w14:textId="586BA822" w:rsidR="00505D0C" w:rsidRPr="00C56E7A" w:rsidRDefault="007724BF" w:rsidP="00FC17CD">
            <w:pPr>
              <w:rPr>
                <w:rFonts w:cstheme="minorHAnsi"/>
                <w:b/>
                <w:bCs/>
                <w:sz w:val="20"/>
                <w:szCs w:val="20"/>
              </w:rPr>
            </w:pPr>
            <w:r w:rsidRPr="00C56E7A">
              <w:rPr>
                <w:rFonts w:cstheme="minorHAnsi"/>
                <w:b/>
                <w:bCs/>
                <w:sz w:val="20"/>
                <w:szCs w:val="20"/>
              </w:rPr>
              <w:t>MMDDYY</w:t>
            </w:r>
          </w:p>
        </w:tc>
        <w:tc>
          <w:tcPr>
            <w:tcW w:w="7290" w:type="dxa"/>
          </w:tcPr>
          <w:p w14:paraId="6AC6B8AC" w14:textId="177C6BFE" w:rsidR="00505D0C" w:rsidRPr="00C56E7A" w:rsidRDefault="00505D0C" w:rsidP="00FC17CD">
            <w:pPr>
              <w:rPr>
                <w:rFonts w:cstheme="minorHAnsi"/>
                <w:b/>
                <w:bCs/>
                <w:sz w:val="20"/>
                <w:szCs w:val="20"/>
              </w:rPr>
            </w:pPr>
            <w:r w:rsidRPr="00C56E7A">
              <w:rPr>
                <w:rFonts w:cstheme="minorHAnsi"/>
                <w:b/>
                <w:bCs/>
                <w:sz w:val="20"/>
                <w:szCs w:val="20"/>
              </w:rPr>
              <w:t>Change</w:t>
            </w:r>
          </w:p>
        </w:tc>
        <w:tc>
          <w:tcPr>
            <w:tcW w:w="895" w:type="dxa"/>
          </w:tcPr>
          <w:p w14:paraId="64A77C25" w14:textId="1EF3E3C8" w:rsidR="00505D0C" w:rsidRPr="00C56E7A" w:rsidRDefault="007724BF" w:rsidP="00FC17CD">
            <w:pPr>
              <w:rPr>
                <w:rFonts w:cstheme="minorHAnsi"/>
                <w:b/>
                <w:bCs/>
                <w:sz w:val="20"/>
                <w:szCs w:val="20"/>
              </w:rPr>
            </w:pPr>
            <w:r w:rsidRPr="00C56E7A">
              <w:rPr>
                <w:rFonts w:cstheme="minorHAnsi"/>
                <w:b/>
                <w:bCs/>
                <w:sz w:val="20"/>
                <w:szCs w:val="20"/>
              </w:rPr>
              <w:t>Initials</w:t>
            </w:r>
          </w:p>
        </w:tc>
      </w:tr>
      <w:tr w:rsidR="00894073" w14:paraId="5DCE50CF" w14:textId="77777777" w:rsidTr="007724BF">
        <w:tc>
          <w:tcPr>
            <w:tcW w:w="1165" w:type="dxa"/>
          </w:tcPr>
          <w:p w14:paraId="5E212535" w14:textId="1F22D830" w:rsidR="00505D0C" w:rsidRPr="00C56E7A" w:rsidRDefault="00C56E7A" w:rsidP="00FC17CD">
            <w:pPr>
              <w:rPr>
                <w:rFonts w:cstheme="minorHAnsi"/>
                <w:sz w:val="20"/>
                <w:szCs w:val="20"/>
              </w:rPr>
            </w:pPr>
            <w:r w:rsidRPr="00C56E7A">
              <w:rPr>
                <w:rFonts w:cstheme="minorHAnsi"/>
                <w:sz w:val="20"/>
                <w:szCs w:val="20"/>
              </w:rPr>
              <w:t>1131</w:t>
            </w:r>
            <w:r w:rsidR="007724BF" w:rsidRPr="00C56E7A">
              <w:rPr>
                <w:rFonts w:cstheme="minorHAnsi"/>
                <w:sz w:val="20"/>
                <w:szCs w:val="20"/>
              </w:rPr>
              <w:t>2025</w:t>
            </w:r>
          </w:p>
        </w:tc>
        <w:tc>
          <w:tcPr>
            <w:tcW w:w="7290" w:type="dxa"/>
          </w:tcPr>
          <w:p w14:paraId="389D3B58" w14:textId="79C1C29C" w:rsidR="00505D0C" w:rsidRPr="00C56E7A" w:rsidRDefault="00C56E7A" w:rsidP="00FC17CD">
            <w:pPr>
              <w:rPr>
                <w:rFonts w:cstheme="minorHAnsi"/>
                <w:sz w:val="20"/>
                <w:szCs w:val="20"/>
              </w:rPr>
            </w:pPr>
            <w:r w:rsidRPr="00C56E7A">
              <w:rPr>
                <w:rStyle w:val="normaltextrun"/>
                <w:rFonts w:ascii="Calibri" w:hAnsi="Calibri" w:cs="Calibri"/>
                <w:sz w:val="20"/>
                <w:szCs w:val="20"/>
              </w:rPr>
              <w:t>As of 2025, the reports have been updated to include animals in foster care. Therefore, pre-2025</w:t>
            </w:r>
            <w:r w:rsidR="000C0C74">
              <w:rPr>
                <w:rStyle w:val="normaltextrun"/>
                <w:rFonts w:ascii="Calibri" w:hAnsi="Calibri" w:cs="Calibri"/>
                <w:sz w:val="20"/>
                <w:szCs w:val="20"/>
              </w:rPr>
              <w:t xml:space="preserve"> CI is not</w:t>
            </w:r>
            <w:r w:rsidRPr="00C56E7A">
              <w:rPr>
                <w:rStyle w:val="normaltextrun"/>
                <w:rFonts w:ascii="Calibri" w:hAnsi="Calibri" w:cs="Calibri"/>
                <w:sz w:val="20"/>
                <w:szCs w:val="20"/>
              </w:rPr>
              <w:t xml:space="preserve"> directly compared to </w:t>
            </w:r>
            <w:r w:rsidR="000C0C74">
              <w:rPr>
                <w:rStyle w:val="normaltextrun"/>
                <w:rFonts w:ascii="Calibri" w:hAnsi="Calibri" w:cs="Calibri"/>
                <w:sz w:val="20"/>
                <w:szCs w:val="20"/>
              </w:rPr>
              <w:t>CI from 2025.</w:t>
            </w:r>
          </w:p>
        </w:tc>
        <w:tc>
          <w:tcPr>
            <w:tcW w:w="895" w:type="dxa"/>
          </w:tcPr>
          <w:p w14:paraId="02FA77B0" w14:textId="593B1DE2" w:rsidR="00505D0C" w:rsidRPr="00C56E7A" w:rsidRDefault="00C56E7A" w:rsidP="00C56E7A">
            <w:pPr>
              <w:jc w:val="right"/>
              <w:rPr>
                <w:rFonts w:cstheme="minorHAnsi"/>
                <w:sz w:val="20"/>
                <w:szCs w:val="20"/>
              </w:rPr>
            </w:pPr>
            <w:r w:rsidRPr="00C56E7A">
              <w:rPr>
                <w:rFonts w:cstheme="minorHAnsi"/>
                <w:sz w:val="20"/>
                <w:szCs w:val="20"/>
              </w:rPr>
              <w:t>LJ</w:t>
            </w:r>
          </w:p>
        </w:tc>
      </w:tr>
      <w:tr w:rsidR="00894073" w14:paraId="3C1AE17B" w14:textId="77777777" w:rsidTr="007724BF">
        <w:tc>
          <w:tcPr>
            <w:tcW w:w="1165" w:type="dxa"/>
          </w:tcPr>
          <w:p w14:paraId="4EFF060B" w14:textId="77777777" w:rsidR="00505D0C" w:rsidRPr="00C56E7A" w:rsidRDefault="00505D0C" w:rsidP="00FC17CD">
            <w:pPr>
              <w:rPr>
                <w:rFonts w:cstheme="minorHAnsi"/>
                <w:sz w:val="20"/>
                <w:szCs w:val="20"/>
              </w:rPr>
            </w:pPr>
          </w:p>
        </w:tc>
        <w:tc>
          <w:tcPr>
            <w:tcW w:w="7290" w:type="dxa"/>
          </w:tcPr>
          <w:p w14:paraId="2897B39B" w14:textId="77777777" w:rsidR="00505D0C" w:rsidRPr="00C56E7A" w:rsidRDefault="00505D0C" w:rsidP="00FC17CD">
            <w:pPr>
              <w:rPr>
                <w:rFonts w:cstheme="minorHAnsi"/>
                <w:sz w:val="20"/>
                <w:szCs w:val="20"/>
              </w:rPr>
            </w:pPr>
          </w:p>
        </w:tc>
        <w:tc>
          <w:tcPr>
            <w:tcW w:w="895" w:type="dxa"/>
          </w:tcPr>
          <w:p w14:paraId="5ED21274" w14:textId="77777777" w:rsidR="00505D0C" w:rsidRPr="00C56E7A" w:rsidRDefault="00505D0C" w:rsidP="00C56E7A">
            <w:pPr>
              <w:jc w:val="right"/>
              <w:rPr>
                <w:rFonts w:cstheme="minorHAnsi"/>
                <w:sz w:val="20"/>
                <w:szCs w:val="20"/>
              </w:rPr>
            </w:pPr>
          </w:p>
        </w:tc>
      </w:tr>
      <w:tr w:rsidR="00894073" w14:paraId="3D4CAE1D" w14:textId="77777777" w:rsidTr="007724BF">
        <w:tc>
          <w:tcPr>
            <w:tcW w:w="1165" w:type="dxa"/>
          </w:tcPr>
          <w:p w14:paraId="6E48F064" w14:textId="77777777" w:rsidR="00505D0C" w:rsidRPr="00C56E7A" w:rsidRDefault="00505D0C" w:rsidP="00FC17CD">
            <w:pPr>
              <w:rPr>
                <w:rFonts w:cstheme="minorHAnsi"/>
                <w:sz w:val="20"/>
                <w:szCs w:val="20"/>
              </w:rPr>
            </w:pPr>
          </w:p>
        </w:tc>
        <w:tc>
          <w:tcPr>
            <w:tcW w:w="7290" w:type="dxa"/>
          </w:tcPr>
          <w:p w14:paraId="7F3B1BD1" w14:textId="77777777" w:rsidR="00505D0C" w:rsidRPr="00C56E7A" w:rsidRDefault="00505D0C" w:rsidP="00FC17CD">
            <w:pPr>
              <w:rPr>
                <w:rFonts w:cstheme="minorHAnsi"/>
                <w:sz w:val="20"/>
                <w:szCs w:val="20"/>
              </w:rPr>
            </w:pPr>
          </w:p>
        </w:tc>
        <w:tc>
          <w:tcPr>
            <w:tcW w:w="895" w:type="dxa"/>
          </w:tcPr>
          <w:p w14:paraId="19A72BEC" w14:textId="77777777" w:rsidR="00505D0C" w:rsidRPr="00C56E7A" w:rsidRDefault="00505D0C" w:rsidP="00C56E7A">
            <w:pPr>
              <w:jc w:val="right"/>
              <w:rPr>
                <w:rFonts w:cstheme="minorHAnsi"/>
                <w:sz w:val="20"/>
                <w:szCs w:val="20"/>
              </w:rPr>
            </w:pPr>
          </w:p>
        </w:tc>
      </w:tr>
    </w:tbl>
    <w:p w14:paraId="4549A74C" w14:textId="6C1C5182" w:rsidR="00804CE6" w:rsidRPr="00474A7C" w:rsidRDefault="00804CE6" w:rsidP="00FC17CD">
      <w:pPr>
        <w:rPr>
          <w:rFonts w:cstheme="minorHAnsi"/>
          <w:szCs w:val="24"/>
        </w:rPr>
      </w:pPr>
    </w:p>
    <w:sectPr w:rsidR="00804CE6" w:rsidRPr="00474A7C" w:rsidSect="00A11C00">
      <w:headerReference w:type="default" r:id="rId20"/>
      <w:footerReference w:type="default" r:id="rId21"/>
      <w:pgSz w:w="12240" w:h="15840"/>
      <w:pgMar w:top="180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8C0F2" w14:textId="77777777" w:rsidR="00525E17" w:rsidRDefault="00525E17" w:rsidP="00C81155">
      <w:pPr>
        <w:spacing w:line="240" w:lineRule="auto"/>
      </w:pPr>
      <w:r>
        <w:separator/>
      </w:r>
    </w:p>
  </w:endnote>
  <w:endnote w:type="continuationSeparator" w:id="0">
    <w:p w14:paraId="62EA5DFE" w14:textId="77777777" w:rsidR="00525E17" w:rsidRDefault="00525E17" w:rsidP="00C811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247285"/>
      <w:docPartObj>
        <w:docPartGallery w:val="Page Numbers (Bottom of Page)"/>
        <w:docPartUnique/>
      </w:docPartObj>
    </w:sdtPr>
    <w:sdtEndPr>
      <w:rPr>
        <w:noProof/>
      </w:rPr>
    </w:sdtEndPr>
    <w:sdtContent>
      <w:p w14:paraId="625B585E" w14:textId="478013A2" w:rsidR="00E41D94" w:rsidRDefault="00E41D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1858CB" w14:textId="77777777" w:rsidR="00E41D94" w:rsidRDefault="00E41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A8C01" w14:textId="77777777" w:rsidR="00525E17" w:rsidRDefault="00525E17" w:rsidP="00C81155">
      <w:pPr>
        <w:spacing w:line="240" w:lineRule="auto"/>
      </w:pPr>
      <w:r>
        <w:separator/>
      </w:r>
    </w:p>
  </w:footnote>
  <w:footnote w:type="continuationSeparator" w:id="0">
    <w:p w14:paraId="5B1A790B" w14:textId="77777777" w:rsidR="00525E17" w:rsidRDefault="00525E17" w:rsidP="00C81155">
      <w:pPr>
        <w:spacing w:line="240" w:lineRule="auto"/>
      </w:pPr>
      <w:r>
        <w:continuationSeparator/>
      </w:r>
    </w:p>
  </w:footnote>
  <w:footnote w:id="1">
    <w:p w14:paraId="071D3C0D" w14:textId="0AD92750" w:rsidR="00B24488" w:rsidRDefault="00B24488">
      <w:pPr>
        <w:pStyle w:val="FootnoteText"/>
      </w:pPr>
      <w:r>
        <w:rPr>
          <w:rStyle w:val="FootnoteReference"/>
        </w:rPr>
        <w:footnoteRef/>
      </w:r>
      <w:r>
        <w:t xml:space="preserve"> Every Nose Counts</w:t>
      </w:r>
      <w:r w:rsidR="006F64BC">
        <w:t xml:space="preserve">, Scarlett et al </w:t>
      </w:r>
      <w:r w:rsidR="003D37F8">
        <w:t xml:space="preserve">2017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1495" w14:textId="674AB871" w:rsidR="00C81155" w:rsidRDefault="0006411A" w:rsidP="0006411A">
    <w:pPr>
      <w:pStyle w:val="Header"/>
      <w:jc w:val="center"/>
    </w:pPr>
    <w:r>
      <w:rPr>
        <w:rFonts w:ascii="Calibri" w:hAnsi="Calibri" w:cs="Calibri"/>
        <w:noProof/>
      </w:rPr>
      <w:drawing>
        <wp:inline distT="0" distB="0" distL="0" distR="0" wp14:anchorId="3892B4BF" wp14:editId="6F2CDA3A">
          <wp:extent cx="1581150" cy="820876"/>
          <wp:effectExtent l="0" t="0" r="0" b="0"/>
          <wp:docPr id="47348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571" cy="827844"/>
                  </a:xfrm>
                  <a:prstGeom prst="rect">
                    <a:avLst/>
                  </a:prstGeom>
                  <a:noFill/>
                  <a:ln>
                    <a:noFill/>
                  </a:ln>
                </pic:spPr>
              </pic:pic>
            </a:graphicData>
          </a:graphic>
        </wp:inline>
      </w:drawing>
    </w:r>
  </w:p>
  <w:p w14:paraId="3DB18AD9" w14:textId="77777777" w:rsidR="00F878D4" w:rsidRPr="0006411A" w:rsidRDefault="00F878D4" w:rsidP="0006411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F2B"/>
    <w:multiLevelType w:val="multilevel"/>
    <w:tmpl w:val="D22EE3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4F52B10"/>
    <w:multiLevelType w:val="hybridMultilevel"/>
    <w:tmpl w:val="854AF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0E516E0"/>
    <w:multiLevelType w:val="multilevel"/>
    <w:tmpl w:val="44EC9C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25548DE"/>
    <w:multiLevelType w:val="hybridMultilevel"/>
    <w:tmpl w:val="3E7432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D695502"/>
    <w:multiLevelType w:val="hybridMultilevel"/>
    <w:tmpl w:val="E5269B82"/>
    <w:lvl w:ilvl="0" w:tplc="10090003">
      <w:start w:val="1"/>
      <w:numFmt w:val="bullet"/>
      <w:lvlText w:val="o"/>
      <w:lvlJc w:val="left"/>
      <w:pPr>
        <w:ind w:left="360" w:hanging="360"/>
      </w:pPr>
      <w:rPr>
        <w:rFonts w:ascii="Courier New" w:hAnsi="Courier New" w:cs="Courier New"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5" w15:restartNumberingAfterBreak="0">
    <w:nsid w:val="30061D47"/>
    <w:multiLevelType w:val="hybridMultilevel"/>
    <w:tmpl w:val="80C813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301B41C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B026E9"/>
    <w:multiLevelType w:val="hybridMultilevel"/>
    <w:tmpl w:val="BF2A5E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E53307B"/>
    <w:multiLevelType w:val="multilevel"/>
    <w:tmpl w:val="C26E8810"/>
    <w:styleLink w:val="Bulletedlist"/>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15B7F4A"/>
    <w:multiLevelType w:val="multilevel"/>
    <w:tmpl w:val="1009001F"/>
    <w:lvl w:ilvl="0">
      <w:start w:val="1"/>
      <w:numFmt w:val="decimal"/>
      <w:lvlText w:val="%1."/>
      <w:lvlJc w:val="left"/>
      <w:pPr>
        <w:ind w:left="2160" w:hanging="360"/>
      </w:pPr>
      <w:rPr>
        <w:rFonts w:hint="default"/>
      </w:r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10" w15:restartNumberingAfterBreak="0">
    <w:nsid w:val="438B771B"/>
    <w:multiLevelType w:val="hybridMultilevel"/>
    <w:tmpl w:val="46D0FB1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51F703F"/>
    <w:multiLevelType w:val="hybridMultilevel"/>
    <w:tmpl w:val="C4129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6265EF"/>
    <w:multiLevelType w:val="hybridMultilevel"/>
    <w:tmpl w:val="F7C4B32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FA834C9"/>
    <w:multiLevelType w:val="multilevel"/>
    <w:tmpl w:val="32EE1D0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0F1773"/>
    <w:multiLevelType w:val="hybridMultilevel"/>
    <w:tmpl w:val="908EF9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2F47F7"/>
    <w:multiLevelType w:val="hybridMultilevel"/>
    <w:tmpl w:val="46CEB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33A73"/>
    <w:multiLevelType w:val="hybridMultilevel"/>
    <w:tmpl w:val="986CD6BA"/>
    <w:lvl w:ilvl="0" w:tplc="3364E376">
      <w:start w:val="1"/>
      <w:numFmt w:val="bullet"/>
      <w:pStyle w:val="ListParagraph"/>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8A756A"/>
    <w:multiLevelType w:val="hybridMultilevel"/>
    <w:tmpl w:val="7FEE655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9DD7ECD"/>
    <w:multiLevelType w:val="multilevel"/>
    <w:tmpl w:val="64E2BF9C"/>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A051AC6"/>
    <w:multiLevelType w:val="hybridMultilevel"/>
    <w:tmpl w:val="B5446C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C2465FF"/>
    <w:multiLevelType w:val="multilevel"/>
    <w:tmpl w:val="C26E8810"/>
    <w:numStyleLink w:val="Bulletedlist"/>
  </w:abstractNum>
  <w:abstractNum w:abstractNumId="21" w15:restartNumberingAfterBreak="0">
    <w:nsid w:val="71CD247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26B48E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E862BD9"/>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198933597">
    <w:abstractNumId w:val="15"/>
  </w:num>
  <w:num w:numId="2" w16cid:durableId="2087723463">
    <w:abstractNumId w:val="14"/>
  </w:num>
  <w:num w:numId="3" w16cid:durableId="1962370549">
    <w:abstractNumId w:val="7"/>
  </w:num>
  <w:num w:numId="4" w16cid:durableId="1101757981">
    <w:abstractNumId w:val="16"/>
  </w:num>
  <w:num w:numId="5" w16cid:durableId="140774528">
    <w:abstractNumId w:val="5"/>
  </w:num>
  <w:num w:numId="6" w16cid:durableId="429088316">
    <w:abstractNumId w:val="19"/>
  </w:num>
  <w:num w:numId="7" w16cid:durableId="1265845198">
    <w:abstractNumId w:val="20"/>
  </w:num>
  <w:num w:numId="8" w16cid:durableId="487016074">
    <w:abstractNumId w:val="8"/>
  </w:num>
  <w:num w:numId="9" w16cid:durableId="997611578">
    <w:abstractNumId w:val="22"/>
  </w:num>
  <w:num w:numId="10" w16cid:durableId="1994677060">
    <w:abstractNumId w:val="21"/>
  </w:num>
  <w:num w:numId="11" w16cid:durableId="281109308">
    <w:abstractNumId w:val="12"/>
  </w:num>
  <w:num w:numId="12" w16cid:durableId="2075539155">
    <w:abstractNumId w:val="18"/>
  </w:num>
  <w:num w:numId="13" w16cid:durableId="931863957">
    <w:abstractNumId w:val="2"/>
  </w:num>
  <w:num w:numId="14" w16cid:durableId="1295869856">
    <w:abstractNumId w:val="13"/>
  </w:num>
  <w:num w:numId="15" w16cid:durableId="303120237">
    <w:abstractNumId w:val="9"/>
  </w:num>
  <w:num w:numId="16" w16cid:durableId="1968388502">
    <w:abstractNumId w:val="23"/>
  </w:num>
  <w:num w:numId="17" w16cid:durableId="2056461430">
    <w:abstractNumId w:val="0"/>
  </w:num>
  <w:num w:numId="18" w16cid:durableId="389113276">
    <w:abstractNumId w:val="6"/>
  </w:num>
  <w:num w:numId="19" w16cid:durableId="1467317206">
    <w:abstractNumId w:val="0"/>
    <w:lvlOverride w:ilvl="0">
      <w:startOverride w:val="2"/>
    </w:lvlOverride>
    <w:lvlOverride w:ilvl="1">
      <w:startOverride w:val="1"/>
    </w:lvlOverride>
  </w:num>
  <w:num w:numId="20" w16cid:durableId="425686591">
    <w:abstractNumId w:val="4"/>
  </w:num>
  <w:num w:numId="21" w16cid:durableId="544802710">
    <w:abstractNumId w:val="16"/>
  </w:num>
  <w:num w:numId="22" w16cid:durableId="963542875">
    <w:abstractNumId w:val="1"/>
  </w:num>
  <w:num w:numId="23" w16cid:durableId="1712152336">
    <w:abstractNumId w:val="11"/>
  </w:num>
  <w:num w:numId="24" w16cid:durableId="1974367123">
    <w:abstractNumId w:val="3"/>
  </w:num>
  <w:num w:numId="25" w16cid:durableId="1281717134">
    <w:abstractNumId w:val="17"/>
  </w:num>
  <w:num w:numId="26" w16cid:durableId="11659034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D9E54C"/>
    <w:rsid w:val="00002035"/>
    <w:rsid w:val="00002681"/>
    <w:rsid w:val="000034C0"/>
    <w:rsid w:val="00011834"/>
    <w:rsid w:val="0001387C"/>
    <w:rsid w:val="00021029"/>
    <w:rsid w:val="0002551D"/>
    <w:rsid w:val="0003075C"/>
    <w:rsid w:val="0004055E"/>
    <w:rsid w:val="00040EF3"/>
    <w:rsid w:val="000412E2"/>
    <w:rsid w:val="000452B0"/>
    <w:rsid w:val="00047E9C"/>
    <w:rsid w:val="00050D3D"/>
    <w:rsid w:val="00060349"/>
    <w:rsid w:val="0006058D"/>
    <w:rsid w:val="0006411A"/>
    <w:rsid w:val="0006530C"/>
    <w:rsid w:val="00065744"/>
    <w:rsid w:val="00071610"/>
    <w:rsid w:val="00074D34"/>
    <w:rsid w:val="00083B4C"/>
    <w:rsid w:val="00087674"/>
    <w:rsid w:val="00093B4E"/>
    <w:rsid w:val="00095B19"/>
    <w:rsid w:val="000A6355"/>
    <w:rsid w:val="000B1667"/>
    <w:rsid w:val="000B216E"/>
    <w:rsid w:val="000C0C74"/>
    <w:rsid w:val="000C2DC4"/>
    <w:rsid w:val="000C4CD5"/>
    <w:rsid w:val="000C5DFF"/>
    <w:rsid w:val="000C7A47"/>
    <w:rsid w:val="000E16EA"/>
    <w:rsid w:val="000E4846"/>
    <w:rsid w:val="000E54CC"/>
    <w:rsid w:val="000E7B56"/>
    <w:rsid w:val="000F1C33"/>
    <w:rsid w:val="000F7608"/>
    <w:rsid w:val="001033B7"/>
    <w:rsid w:val="0011010E"/>
    <w:rsid w:val="0011566E"/>
    <w:rsid w:val="001167AB"/>
    <w:rsid w:val="00117F78"/>
    <w:rsid w:val="00120490"/>
    <w:rsid w:val="00124361"/>
    <w:rsid w:val="00125C38"/>
    <w:rsid w:val="0013012A"/>
    <w:rsid w:val="0013058F"/>
    <w:rsid w:val="00130CFC"/>
    <w:rsid w:val="0014060A"/>
    <w:rsid w:val="00144AA8"/>
    <w:rsid w:val="00144D60"/>
    <w:rsid w:val="001452B0"/>
    <w:rsid w:val="00147EAF"/>
    <w:rsid w:val="00150AED"/>
    <w:rsid w:val="00150C1C"/>
    <w:rsid w:val="001601D4"/>
    <w:rsid w:val="00160B33"/>
    <w:rsid w:val="00165E4D"/>
    <w:rsid w:val="00171CBE"/>
    <w:rsid w:val="00172CAC"/>
    <w:rsid w:val="00175DCD"/>
    <w:rsid w:val="00177897"/>
    <w:rsid w:val="00194964"/>
    <w:rsid w:val="001A67C1"/>
    <w:rsid w:val="001B6C15"/>
    <w:rsid w:val="001C30FE"/>
    <w:rsid w:val="001C52DD"/>
    <w:rsid w:val="001D03DB"/>
    <w:rsid w:val="001D097E"/>
    <w:rsid w:val="001D3DF7"/>
    <w:rsid w:val="001D5A80"/>
    <w:rsid w:val="001D7FAC"/>
    <w:rsid w:val="001E21E5"/>
    <w:rsid w:val="001E3381"/>
    <w:rsid w:val="001E498F"/>
    <w:rsid w:val="001E5E60"/>
    <w:rsid w:val="001E66DF"/>
    <w:rsid w:val="001F1001"/>
    <w:rsid w:val="001F3A32"/>
    <w:rsid w:val="0020010C"/>
    <w:rsid w:val="00202E30"/>
    <w:rsid w:val="00205540"/>
    <w:rsid w:val="00205DDC"/>
    <w:rsid w:val="00221BFA"/>
    <w:rsid w:val="00222888"/>
    <w:rsid w:val="00232C5F"/>
    <w:rsid w:val="002411DA"/>
    <w:rsid w:val="00247E10"/>
    <w:rsid w:val="0025373C"/>
    <w:rsid w:val="00255566"/>
    <w:rsid w:val="0026366C"/>
    <w:rsid w:val="00266235"/>
    <w:rsid w:val="002669E1"/>
    <w:rsid w:val="0028512A"/>
    <w:rsid w:val="00286035"/>
    <w:rsid w:val="002912EB"/>
    <w:rsid w:val="00291342"/>
    <w:rsid w:val="002A06DC"/>
    <w:rsid w:val="002A0A48"/>
    <w:rsid w:val="002A5433"/>
    <w:rsid w:val="002A7C96"/>
    <w:rsid w:val="002A7F4A"/>
    <w:rsid w:val="002B3C68"/>
    <w:rsid w:val="002B48CD"/>
    <w:rsid w:val="002B4CFD"/>
    <w:rsid w:val="002B6664"/>
    <w:rsid w:val="002C1933"/>
    <w:rsid w:val="002C5930"/>
    <w:rsid w:val="002D1F09"/>
    <w:rsid w:val="002D56AD"/>
    <w:rsid w:val="002D614D"/>
    <w:rsid w:val="002D6F3A"/>
    <w:rsid w:val="002E2C2F"/>
    <w:rsid w:val="002E6777"/>
    <w:rsid w:val="002F187B"/>
    <w:rsid w:val="002F4003"/>
    <w:rsid w:val="002F6C63"/>
    <w:rsid w:val="002F7A7F"/>
    <w:rsid w:val="002F7AFF"/>
    <w:rsid w:val="0030163D"/>
    <w:rsid w:val="0030581E"/>
    <w:rsid w:val="00310AD1"/>
    <w:rsid w:val="003117A7"/>
    <w:rsid w:val="00312328"/>
    <w:rsid w:val="00312A4E"/>
    <w:rsid w:val="00313A49"/>
    <w:rsid w:val="003161D8"/>
    <w:rsid w:val="003178EF"/>
    <w:rsid w:val="00317EC5"/>
    <w:rsid w:val="003221A0"/>
    <w:rsid w:val="00322DF3"/>
    <w:rsid w:val="00323751"/>
    <w:rsid w:val="003243EC"/>
    <w:rsid w:val="00325A67"/>
    <w:rsid w:val="0032768C"/>
    <w:rsid w:val="00330C83"/>
    <w:rsid w:val="00331016"/>
    <w:rsid w:val="00335692"/>
    <w:rsid w:val="003425DB"/>
    <w:rsid w:val="003438F0"/>
    <w:rsid w:val="0034448F"/>
    <w:rsid w:val="00353696"/>
    <w:rsid w:val="003571BD"/>
    <w:rsid w:val="00357B73"/>
    <w:rsid w:val="0036015F"/>
    <w:rsid w:val="00362032"/>
    <w:rsid w:val="00362F00"/>
    <w:rsid w:val="003656CE"/>
    <w:rsid w:val="00367635"/>
    <w:rsid w:val="003679FF"/>
    <w:rsid w:val="00381AFC"/>
    <w:rsid w:val="00386ABD"/>
    <w:rsid w:val="00387119"/>
    <w:rsid w:val="003942BF"/>
    <w:rsid w:val="00396ACD"/>
    <w:rsid w:val="00397A2F"/>
    <w:rsid w:val="003A1393"/>
    <w:rsid w:val="003A6DDF"/>
    <w:rsid w:val="003A718F"/>
    <w:rsid w:val="003A766D"/>
    <w:rsid w:val="003B0105"/>
    <w:rsid w:val="003B0AA8"/>
    <w:rsid w:val="003B5DDB"/>
    <w:rsid w:val="003B61AB"/>
    <w:rsid w:val="003B7BB0"/>
    <w:rsid w:val="003B7C6E"/>
    <w:rsid w:val="003C3EAC"/>
    <w:rsid w:val="003C6CC1"/>
    <w:rsid w:val="003D37F8"/>
    <w:rsid w:val="003E0257"/>
    <w:rsid w:val="003E6238"/>
    <w:rsid w:val="003F483F"/>
    <w:rsid w:val="003F5FA0"/>
    <w:rsid w:val="003F7EE8"/>
    <w:rsid w:val="0040114D"/>
    <w:rsid w:val="00401371"/>
    <w:rsid w:val="0040608B"/>
    <w:rsid w:val="00421AA5"/>
    <w:rsid w:val="00422644"/>
    <w:rsid w:val="00422E5A"/>
    <w:rsid w:val="004259BC"/>
    <w:rsid w:val="00431738"/>
    <w:rsid w:val="0043458D"/>
    <w:rsid w:val="004443BA"/>
    <w:rsid w:val="00444439"/>
    <w:rsid w:val="00445136"/>
    <w:rsid w:val="0045294D"/>
    <w:rsid w:val="00453E80"/>
    <w:rsid w:val="00454D9C"/>
    <w:rsid w:val="00463783"/>
    <w:rsid w:val="00463EE1"/>
    <w:rsid w:val="0046406E"/>
    <w:rsid w:val="00474A7C"/>
    <w:rsid w:val="00476AF1"/>
    <w:rsid w:val="00477D42"/>
    <w:rsid w:val="00480623"/>
    <w:rsid w:val="00494850"/>
    <w:rsid w:val="0049604C"/>
    <w:rsid w:val="00496326"/>
    <w:rsid w:val="0049724E"/>
    <w:rsid w:val="004A0EF5"/>
    <w:rsid w:val="004A28E5"/>
    <w:rsid w:val="004A3F2C"/>
    <w:rsid w:val="004A4547"/>
    <w:rsid w:val="004B28F0"/>
    <w:rsid w:val="004B3762"/>
    <w:rsid w:val="004B5EF7"/>
    <w:rsid w:val="004B7A12"/>
    <w:rsid w:val="004C35DF"/>
    <w:rsid w:val="004C53AF"/>
    <w:rsid w:val="004C7963"/>
    <w:rsid w:val="004D1560"/>
    <w:rsid w:val="004D6116"/>
    <w:rsid w:val="004E2709"/>
    <w:rsid w:val="004E7488"/>
    <w:rsid w:val="004E76ED"/>
    <w:rsid w:val="004F2D6E"/>
    <w:rsid w:val="004F4F42"/>
    <w:rsid w:val="004F6A49"/>
    <w:rsid w:val="00505D0C"/>
    <w:rsid w:val="00507518"/>
    <w:rsid w:val="00510A88"/>
    <w:rsid w:val="00511094"/>
    <w:rsid w:val="00513216"/>
    <w:rsid w:val="00516DF2"/>
    <w:rsid w:val="00522C33"/>
    <w:rsid w:val="00525E17"/>
    <w:rsid w:val="00525E61"/>
    <w:rsid w:val="00530192"/>
    <w:rsid w:val="00531021"/>
    <w:rsid w:val="005333F1"/>
    <w:rsid w:val="005334BC"/>
    <w:rsid w:val="00536285"/>
    <w:rsid w:val="00540FE7"/>
    <w:rsid w:val="00541DB0"/>
    <w:rsid w:val="005429B4"/>
    <w:rsid w:val="005468EA"/>
    <w:rsid w:val="00552A5A"/>
    <w:rsid w:val="00562B7B"/>
    <w:rsid w:val="00564824"/>
    <w:rsid w:val="00571E45"/>
    <w:rsid w:val="005730CE"/>
    <w:rsid w:val="00577470"/>
    <w:rsid w:val="0059110C"/>
    <w:rsid w:val="005939EB"/>
    <w:rsid w:val="005A0264"/>
    <w:rsid w:val="005A35DE"/>
    <w:rsid w:val="005A4A3B"/>
    <w:rsid w:val="005A7100"/>
    <w:rsid w:val="005B5BD9"/>
    <w:rsid w:val="005C5B69"/>
    <w:rsid w:val="005E1CB2"/>
    <w:rsid w:val="005F28B4"/>
    <w:rsid w:val="005F39BE"/>
    <w:rsid w:val="005F534B"/>
    <w:rsid w:val="005F5840"/>
    <w:rsid w:val="005F59B3"/>
    <w:rsid w:val="005F71E9"/>
    <w:rsid w:val="00602FE2"/>
    <w:rsid w:val="0060344B"/>
    <w:rsid w:val="00604391"/>
    <w:rsid w:val="00605DB8"/>
    <w:rsid w:val="00613387"/>
    <w:rsid w:val="00620236"/>
    <w:rsid w:val="00621CD4"/>
    <w:rsid w:val="0062269A"/>
    <w:rsid w:val="0063473C"/>
    <w:rsid w:val="00634C08"/>
    <w:rsid w:val="00637DF5"/>
    <w:rsid w:val="00650558"/>
    <w:rsid w:val="0065281C"/>
    <w:rsid w:val="00671358"/>
    <w:rsid w:val="006747FF"/>
    <w:rsid w:val="00680646"/>
    <w:rsid w:val="00685236"/>
    <w:rsid w:val="00685AF3"/>
    <w:rsid w:val="0068701F"/>
    <w:rsid w:val="00692991"/>
    <w:rsid w:val="00695818"/>
    <w:rsid w:val="0069608A"/>
    <w:rsid w:val="006962C7"/>
    <w:rsid w:val="0069706F"/>
    <w:rsid w:val="006A240B"/>
    <w:rsid w:val="006B167B"/>
    <w:rsid w:val="006B50B0"/>
    <w:rsid w:val="006B5CF9"/>
    <w:rsid w:val="006B7622"/>
    <w:rsid w:val="006C325B"/>
    <w:rsid w:val="006C66F5"/>
    <w:rsid w:val="006D440D"/>
    <w:rsid w:val="006D708F"/>
    <w:rsid w:val="006F070C"/>
    <w:rsid w:val="006F3609"/>
    <w:rsid w:val="006F64BC"/>
    <w:rsid w:val="006F69D5"/>
    <w:rsid w:val="00701F2F"/>
    <w:rsid w:val="00710BAA"/>
    <w:rsid w:val="00712CD4"/>
    <w:rsid w:val="00721757"/>
    <w:rsid w:val="007223FF"/>
    <w:rsid w:val="00722FF2"/>
    <w:rsid w:val="00723D8F"/>
    <w:rsid w:val="007241C7"/>
    <w:rsid w:val="00733082"/>
    <w:rsid w:val="00734DAB"/>
    <w:rsid w:val="00737322"/>
    <w:rsid w:val="007375B0"/>
    <w:rsid w:val="00741194"/>
    <w:rsid w:val="00741E2F"/>
    <w:rsid w:val="0074287E"/>
    <w:rsid w:val="00744DDD"/>
    <w:rsid w:val="00747C7C"/>
    <w:rsid w:val="007543CE"/>
    <w:rsid w:val="00760FFB"/>
    <w:rsid w:val="00762EFF"/>
    <w:rsid w:val="00764F0F"/>
    <w:rsid w:val="00766274"/>
    <w:rsid w:val="00766C5A"/>
    <w:rsid w:val="00767689"/>
    <w:rsid w:val="007724BF"/>
    <w:rsid w:val="00784AAC"/>
    <w:rsid w:val="00792A4B"/>
    <w:rsid w:val="007932E9"/>
    <w:rsid w:val="00794A2C"/>
    <w:rsid w:val="007A077B"/>
    <w:rsid w:val="007A3FC9"/>
    <w:rsid w:val="007A435A"/>
    <w:rsid w:val="007A7919"/>
    <w:rsid w:val="007B1AC1"/>
    <w:rsid w:val="007C0784"/>
    <w:rsid w:val="007C260B"/>
    <w:rsid w:val="007C26E8"/>
    <w:rsid w:val="007C369D"/>
    <w:rsid w:val="007C3E17"/>
    <w:rsid w:val="007C5E60"/>
    <w:rsid w:val="007D005B"/>
    <w:rsid w:val="007D0490"/>
    <w:rsid w:val="007E1A8A"/>
    <w:rsid w:val="007E1F91"/>
    <w:rsid w:val="007F4889"/>
    <w:rsid w:val="007F55C8"/>
    <w:rsid w:val="007F6729"/>
    <w:rsid w:val="007F7F49"/>
    <w:rsid w:val="00801C2A"/>
    <w:rsid w:val="008036E0"/>
    <w:rsid w:val="00804CE6"/>
    <w:rsid w:val="00811A5A"/>
    <w:rsid w:val="00813A07"/>
    <w:rsid w:val="00814150"/>
    <w:rsid w:val="00817464"/>
    <w:rsid w:val="00817B3A"/>
    <w:rsid w:val="00820D53"/>
    <w:rsid w:val="00821407"/>
    <w:rsid w:val="008264FB"/>
    <w:rsid w:val="00826730"/>
    <w:rsid w:val="00826F4D"/>
    <w:rsid w:val="008277DF"/>
    <w:rsid w:val="00835593"/>
    <w:rsid w:val="00841C66"/>
    <w:rsid w:val="00845B50"/>
    <w:rsid w:val="00845D95"/>
    <w:rsid w:val="008521BC"/>
    <w:rsid w:val="00854055"/>
    <w:rsid w:val="008551B0"/>
    <w:rsid w:val="00860748"/>
    <w:rsid w:val="008630B0"/>
    <w:rsid w:val="00863F0E"/>
    <w:rsid w:val="00866E76"/>
    <w:rsid w:val="00873662"/>
    <w:rsid w:val="00873BEC"/>
    <w:rsid w:val="00875D26"/>
    <w:rsid w:val="00880412"/>
    <w:rsid w:val="008828D5"/>
    <w:rsid w:val="00892220"/>
    <w:rsid w:val="00894073"/>
    <w:rsid w:val="00894B97"/>
    <w:rsid w:val="00895D2B"/>
    <w:rsid w:val="008A44DB"/>
    <w:rsid w:val="008A748A"/>
    <w:rsid w:val="008A75A0"/>
    <w:rsid w:val="008B22FC"/>
    <w:rsid w:val="008B7932"/>
    <w:rsid w:val="008C09F1"/>
    <w:rsid w:val="008C1699"/>
    <w:rsid w:val="008C2E14"/>
    <w:rsid w:val="008C663F"/>
    <w:rsid w:val="008D18F0"/>
    <w:rsid w:val="008D26BB"/>
    <w:rsid w:val="008D456C"/>
    <w:rsid w:val="008D4749"/>
    <w:rsid w:val="008D50CA"/>
    <w:rsid w:val="008E09CE"/>
    <w:rsid w:val="008E2C68"/>
    <w:rsid w:val="008E63CE"/>
    <w:rsid w:val="008F0DED"/>
    <w:rsid w:val="008F291D"/>
    <w:rsid w:val="008F5776"/>
    <w:rsid w:val="00903708"/>
    <w:rsid w:val="00910397"/>
    <w:rsid w:val="0091165E"/>
    <w:rsid w:val="00916719"/>
    <w:rsid w:val="0091689B"/>
    <w:rsid w:val="00924095"/>
    <w:rsid w:val="00935BCA"/>
    <w:rsid w:val="009375EC"/>
    <w:rsid w:val="00943766"/>
    <w:rsid w:val="00944182"/>
    <w:rsid w:val="0094779B"/>
    <w:rsid w:val="00947E87"/>
    <w:rsid w:val="00953798"/>
    <w:rsid w:val="00957BD0"/>
    <w:rsid w:val="00960CBF"/>
    <w:rsid w:val="0096480F"/>
    <w:rsid w:val="00970C2E"/>
    <w:rsid w:val="00971F01"/>
    <w:rsid w:val="00972317"/>
    <w:rsid w:val="00984142"/>
    <w:rsid w:val="00986496"/>
    <w:rsid w:val="009903C2"/>
    <w:rsid w:val="00991267"/>
    <w:rsid w:val="009A042B"/>
    <w:rsid w:val="009A1494"/>
    <w:rsid w:val="009A3A98"/>
    <w:rsid w:val="009A457A"/>
    <w:rsid w:val="009A5BC3"/>
    <w:rsid w:val="009A7125"/>
    <w:rsid w:val="009A7D51"/>
    <w:rsid w:val="009B3817"/>
    <w:rsid w:val="009B6C28"/>
    <w:rsid w:val="009C0C66"/>
    <w:rsid w:val="009C5E92"/>
    <w:rsid w:val="009E110A"/>
    <w:rsid w:val="009F76FA"/>
    <w:rsid w:val="009F7F85"/>
    <w:rsid w:val="00A03270"/>
    <w:rsid w:val="00A07048"/>
    <w:rsid w:val="00A11C00"/>
    <w:rsid w:val="00A406DF"/>
    <w:rsid w:val="00A430B6"/>
    <w:rsid w:val="00A44FBB"/>
    <w:rsid w:val="00A45140"/>
    <w:rsid w:val="00A45801"/>
    <w:rsid w:val="00A50C88"/>
    <w:rsid w:val="00A537A1"/>
    <w:rsid w:val="00A55DB0"/>
    <w:rsid w:val="00A57D50"/>
    <w:rsid w:val="00A62384"/>
    <w:rsid w:val="00A62F81"/>
    <w:rsid w:val="00A702F3"/>
    <w:rsid w:val="00A74B4F"/>
    <w:rsid w:val="00A76D74"/>
    <w:rsid w:val="00A77FB4"/>
    <w:rsid w:val="00A80105"/>
    <w:rsid w:val="00A84A55"/>
    <w:rsid w:val="00A8674F"/>
    <w:rsid w:val="00A9066C"/>
    <w:rsid w:val="00A9139A"/>
    <w:rsid w:val="00A91C5B"/>
    <w:rsid w:val="00A92264"/>
    <w:rsid w:val="00A93FE9"/>
    <w:rsid w:val="00A970B8"/>
    <w:rsid w:val="00AA1493"/>
    <w:rsid w:val="00AA14C1"/>
    <w:rsid w:val="00AA2DD8"/>
    <w:rsid w:val="00AB323B"/>
    <w:rsid w:val="00AC0B5D"/>
    <w:rsid w:val="00AC0C4E"/>
    <w:rsid w:val="00AC39D2"/>
    <w:rsid w:val="00AC49B1"/>
    <w:rsid w:val="00AC5A39"/>
    <w:rsid w:val="00AC5F4F"/>
    <w:rsid w:val="00AD2154"/>
    <w:rsid w:val="00AD3272"/>
    <w:rsid w:val="00AD7C63"/>
    <w:rsid w:val="00AE1497"/>
    <w:rsid w:val="00AE257B"/>
    <w:rsid w:val="00AE3DC0"/>
    <w:rsid w:val="00AF04EA"/>
    <w:rsid w:val="00AF3F6A"/>
    <w:rsid w:val="00AF6061"/>
    <w:rsid w:val="00B00264"/>
    <w:rsid w:val="00B05003"/>
    <w:rsid w:val="00B052B5"/>
    <w:rsid w:val="00B05AD5"/>
    <w:rsid w:val="00B13939"/>
    <w:rsid w:val="00B2180A"/>
    <w:rsid w:val="00B218FA"/>
    <w:rsid w:val="00B24488"/>
    <w:rsid w:val="00B24D17"/>
    <w:rsid w:val="00B251F4"/>
    <w:rsid w:val="00B33DA5"/>
    <w:rsid w:val="00B4515A"/>
    <w:rsid w:val="00B529B0"/>
    <w:rsid w:val="00B53379"/>
    <w:rsid w:val="00B5545A"/>
    <w:rsid w:val="00B669DD"/>
    <w:rsid w:val="00B66DB5"/>
    <w:rsid w:val="00B72218"/>
    <w:rsid w:val="00B72A93"/>
    <w:rsid w:val="00B7393B"/>
    <w:rsid w:val="00B741A7"/>
    <w:rsid w:val="00B773E2"/>
    <w:rsid w:val="00B86417"/>
    <w:rsid w:val="00B90F05"/>
    <w:rsid w:val="00BA1348"/>
    <w:rsid w:val="00BA45E2"/>
    <w:rsid w:val="00BA62F1"/>
    <w:rsid w:val="00BB0220"/>
    <w:rsid w:val="00BB0AB5"/>
    <w:rsid w:val="00BB2CA2"/>
    <w:rsid w:val="00BB66A8"/>
    <w:rsid w:val="00BC404E"/>
    <w:rsid w:val="00BC4212"/>
    <w:rsid w:val="00BC5EEB"/>
    <w:rsid w:val="00BD555A"/>
    <w:rsid w:val="00BE1F85"/>
    <w:rsid w:val="00BE2388"/>
    <w:rsid w:val="00BE32BF"/>
    <w:rsid w:val="00BE3E18"/>
    <w:rsid w:val="00BE5B4C"/>
    <w:rsid w:val="00BE68D4"/>
    <w:rsid w:val="00BF0C11"/>
    <w:rsid w:val="00BF1394"/>
    <w:rsid w:val="00BF13B7"/>
    <w:rsid w:val="00BF3724"/>
    <w:rsid w:val="00BF37FF"/>
    <w:rsid w:val="00BF5BA8"/>
    <w:rsid w:val="00C00533"/>
    <w:rsid w:val="00C029B7"/>
    <w:rsid w:val="00C03217"/>
    <w:rsid w:val="00C03BDE"/>
    <w:rsid w:val="00C07C70"/>
    <w:rsid w:val="00C109BC"/>
    <w:rsid w:val="00C10DC0"/>
    <w:rsid w:val="00C250EB"/>
    <w:rsid w:val="00C2646F"/>
    <w:rsid w:val="00C32E2A"/>
    <w:rsid w:val="00C3571A"/>
    <w:rsid w:val="00C36140"/>
    <w:rsid w:val="00C40616"/>
    <w:rsid w:val="00C42907"/>
    <w:rsid w:val="00C4367A"/>
    <w:rsid w:val="00C44D29"/>
    <w:rsid w:val="00C4555E"/>
    <w:rsid w:val="00C467C6"/>
    <w:rsid w:val="00C4733F"/>
    <w:rsid w:val="00C473CD"/>
    <w:rsid w:val="00C47B84"/>
    <w:rsid w:val="00C52CFB"/>
    <w:rsid w:val="00C53670"/>
    <w:rsid w:val="00C555F4"/>
    <w:rsid w:val="00C55D47"/>
    <w:rsid w:val="00C56E7A"/>
    <w:rsid w:val="00C63613"/>
    <w:rsid w:val="00C64150"/>
    <w:rsid w:val="00C669CE"/>
    <w:rsid w:val="00C673BF"/>
    <w:rsid w:val="00C67A85"/>
    <w:rsid w:val="00C76530"/>
    <w:rsid w:val="00C769D4"/>
    <w:rsid w:val="00C81155"/>
    <w:rsid w:val="00C81D1F"/>
    <w:rsid w:val="00C85511"/>
    <w:rsid w:val="00C90433"/>
    <w:rsid w:val="00C94433"/>
    <w:rsid w:val="00C96C70"/>
    <w:rsid w:val="00CA1A66"/>
    <w:rsid w:val="00CA3C47"/>
    <w:rsid w:val="00CA5584"/>
    <w:rsid w:val="00CB2F3D"/>
    <w:rsid w:val="00CB5367"/>
    <w:rsid w:val="00CC0836"/>
    <w:rsid w:val="00CC6994"/>
    <w:rsid w:val="00CC79F7"/>
    <w:rsid w:val="00CD14F5"/>
    <w:rsid w:val="00CD3B59"/>
    <w:rsid w:val="00CE1FAA"/>
    <w:rsid w:val="00CE6A63"/>
    <w:rsid w:val="00CF0562"/>
    <w:rsid w:val="00CF2513"/>
    <w:rsid w:val="00CF75EA"/>
    <w:rsid w:val="00D0345E"/>
    <w:rsid w:val="00D2137F"/>
    <w:rsid w:val="00D255CB"/>
    <w:rsid w:val="00D26C01"/>
    <w:rsid w:val="00D334C9"/>
    <w:rsid w:val="00D346DC"/>
    <w:rsid w:val="00D43F60"/>
    <w:rsid w:val="00D503E5"/>
    <w:rsid w:val="00D50DB7"/>
    <w:rsid w:val="00D551D1"/>
    <w:rsid w:val="00D5783D"/>
    <w:rsid w:val="00D61AD3"/>
    <w:rsid w:val="00D6658A"/>
    <w:rsid w:val="00D70FBE"/>
    <w:rsid w:val="00D72594"/>
    <w:rsid w:val="00D72A29"/>
    <w:rsid w:val="00D745A3"/>
    <w:rsid w:val="00D7537B"/>
    <w:rsid w:val="00D757F0"/>
    <w:rsid w:val="00D76A57"/>
    <w:rsid w:val="00D803DC"/>
    <w:rsid w:val="00D870B3"/>
    <w:rsid w:val="00D90EEF"/>
    <w:rsid w:val="00D94849"/>
    <w:rsid w:val="00DA27FC"/>
    <w:rsid w:val="00DB57FA"/>
    <w:rsid w:val="00DB6370"/>
    <w:rsid w:val="00DC2705"/>
    <w:rsid w:val="00DC2DB5"/>
    <w:rsid w:val="00DD258B"/>
    <w:rsid w:val="00DD3A5D"/>
    <w:rsid w:val="00DD486C"/>
    <w:rsid w:val="00DE2556"/>
    <w:rsid w:val="00DE5527"/>
    <w:rsid w:val="00DE559C"/>
    <w:rsid w:val="00DF1D0E"/>
    <w:rsid w:val="00DF281D"/>
    <w:rsid w:val="00DF3490"/>
    <w:rsid w:val="00DF57B3"/>
    <w:rsid w:val="00E00D31"/>
    <w:rsid w:val="00E05100"/>
    <w:rsid w:val="00E06084"/>
    <w:rsid w:val="00E066F9"/>
    <w:rsid w:val="00E171BB"/>
    <w:rsid w:val="00E205A8"/>
    <w:rsid w:val="00E227A9"/>
    <w:rsid w:val="00E23FFE"/>
    <w:rsid w:val="00E2482A"/>
    <w:rsid w:val="00E27B01"/>
    <w:rsid w:val="00E32F0C"/>
    <w:rsid w:val="00E33404"/>
    <w:rsid w:val="00E33FA1"/>
    <w:rsid w:val="00E34A14"/>
    <w:rsid w:val="00E37AEA"/>
    <w:rsid w:val="00E40706"/>
    <w:rsid w:val="00E41D94"/>
    <w:rsid w:val="00E423C4"/>
    <w:rsid w:val="00E45D51"/>
    <w:rsid w:val="00E52520"/>
    <w:rsid w:val="00E56228"/>
    <w:rsid w:val="00E565E3"/>
    <w:rsid w:val="00E60FEC"/>
    <w:rsid w:val="00E70F28"/>
    <w:rsid w:val="00E71BEA"/>
    <w:rsid w:val="00E72277"/>
    <w:rsid w:val="00E76C0D"/>
    <w:rsid w:val="00E811DB"/>
    <w:rsid w:val="00E83B88"/>
    <w:rsid w:val="00E94524"/>
    <w:rsid w:val="00E94A21"/>
    <w:rsid w:val="00E97388"/>
    <w:rsid w:val="00EA1FC3"/>
    <w:rsid w:val="00EA7458"/>
    <w:rsid w:val="00EB4F56"/>
    <w:rsid w:val="00EC1F48"/>
    <w:rsid w:val="00EC39D6"/>
    <w:rsid w:val="00ED1E72"/>
    <w:rsid w:val="00ED200B"/>
    <w:rsid w:val="00ED372E"/>
    <w:rsid w:val="00EE6577"/>
    <w:rsid w:val="00EE75B2"/>
    <w:rsid w:val="00EF3BFE"/>
    <w:rsid w:val="00EF424A"/>
    <w:rsid w:val="00EF589C"/>
    <w:rsid w:val="00EF6BE8"/>
    <w:rsid w:val="00F0310E"/>
    <w:rsid w:val="00F066EE"/>
    <w:rsid w:val="00F130E2"/>
    <w:rsid w:val="00F2392D"/>
    <w:rsid w:val="00F24DDC"/>
    <w:rsid w:val="00F35BC9"/>
    <w:rsid w:val="00F37DF0"/>
    <w:rsid w:val="00F40D31"/>
    <w:rsid w:val="00F42D7C"/>
    <w:rsid w:val="00F469CE"/>
    <w:rsid w:val="00F524DD"/>
    <w:rsid w:val="00F52AF4"/>
    <w:rsid w:val="00F52C2F"/>
    <w:rsid w:val="00F5408E"/>
    <w:rsid w:val="00F5420E"/>
    <w:rsid w:val="00F5538B"/>
    <w:rsid w:val="00F55593"/>
    <w:rsid w:val="00F6479A"/>
    <w:rsid w:val="00F64B18"/>
    <w:rsid w:val="00F747E2"/>
    <w:rsid w:val="00F7641A"/>
    <w:rsid w:val="00F77F20"/>
    <w:rsid w:val="00F878D4"/>
    <w:rsid w:val="00F90C0A"/>
    <w:rsid w:val="00F91047"/>
    <w:rsid w:val="00F92658"/>
    <w:rsid w:val="00F93D00"/>
    <w:rsid w:val="00F9580D"/>
    <w:rsid w:val="00F97D5D"/>
    <w:rsid w:val="00FA3755"/>
    <w:rsid w:val="00FA5297"/>
    <w:rsid w:val="00FA53F9"/>
    <w:rsid w:val="00FB3BBC"/>
    <w:rsid w:val="00FC17CD"/>
    <w:rsid w:val="00FC3C82"/>
    <w:rsid w:val="00FC44ED"/>
    <w:rsid w:val="00FD0742"/>
    <w:rsid w:val="00FD5965"/>
    <w:rsid w:val="00FD63E0"/>
    <w:rsid w:val="00FE0722"/>
    <w:rsid w:val="00FF34F6"/>
    <w:rsid w:val="00FF5113"/>
    <w:rsid w:val="07815200"/>
    <w:rsid w:val="09A6A93F"/>
    <w:rsid w:val="0AAE6C24"/>
    <w:rsid w:val="0B7175B4"/>
    <w:rsid w:val="0CFAC11A"/>
    <w:rsid w:val="0D339AD2"/>
    <w:rsid w:val="101E5650"/>
    <w:rsid w:val="10665C52"/>
    <w:rsid w:val="1095B2F7"/>
    <w:rsid w:val="110A7F67"/>
    <w:rsid w:val="11BC08AF"/>
    <w:rsid w:val="11F8E1C5"/>
    <w:rsid w:val="14832C8E"/>
    <w:rsid w:val="14B2C846"/>
    <w:rsid w:val="14F47D0A"/>
    <w:rsid w:val="1648F782"/>
    <w:rsid w:val="16F37E3A"/>
    <w:rsid w:val="1AB6719B"/>
    <w:rsid w:val="1CE2339F"/>
    <w:rsid w:val="1D80D653"/>
    <w:rsid w:val="1DFA3935"/>
    <w:rsid w:val="1E8FA4FB"/>
    <w:rsid w:val="20906CC0"/>
    <w:rsid w:val="212AD869"/>
    <w:rsid w:val="219874F0"/>
    <w:rsid w:val="2510FDAB"/>
    <w:rsid w:val="2519C70E"/>
    <w:rsid w:val="27733146"/>
    <w:rsid w:val="2839BA4A"/>
    <w:rsid w:val="292F6FA5"/>
    <w:rsid w:val="2A612E80"/>
    <w:rsid w:val="2B212175"/>
    <w:rsid w:val="2F5182C0"/>
    <w:rsid w:val="3012E3F4"/>
    <w:rsid w:val="32AB2A1F"/>
    <w:rsid w:val="3304D4C1"/>
    <w:rsid w:val="340E13C1"/>
    <w:rsid w:val="343C9C15"/>
    <w:rsid w:val="36376571"/>
    <w:rsid w:val="38948DBF"/>
    <w:rsid w:val="394DD90D"/>
    <w:rsid w:val="39800ADB"/>
    <w:rsid w:val="39B8538B"/>
    <w:rsid w:val="3BA0D87C"/>
    <w:rsid w:val="3D06A08B"/>
    <w:rsid w:val="3D62F8F3"/>
    <w:rsid w:val="3E5E7550"/>
    <w:rsid w:val="3E747C8B"/>
    <w:rsid w:val="403E645F"/>
    <w:rsid w:val="449D2DBE"/>
    <w:rsid w:val="471B1592"/>
    <w:rsid w:val="49F489BD"/>
    <w:rsid w:val="4A57020F"/>
    <w:rsid w:val="4AC8765B"/>
    <w:rsid w:val="4C2A68B6"/>
    <w:rsid w:val="4CC1EBF0"/>
    <w:rsid w:val="4EEBFF68"/>
    <w:rsid w:val="4F45E2E1"/>
    <w:rsid w:val="501D5CF9"/>
    <w:rsid w:val="50E2C257"/>
    <w:rsid w:val="52F0843F"/>
    <w:rsid w:val="55D49474"/>
    <w:rsid w:val="562C85E4"/>
    <w:rsid w:val="57A67D6B"/>
    <w:rsid w:val="5AD1D5A1"/>
    <w:rsid w:val="5EA64E82"/>
    <w:rsid w:val="5F802215"/>
    <w:rsid w:val="60322897"/>
    <w:rsid w:val="63D9E54C"/>
    <w:rsid w:val="65713634"/>
    <w:rsid w:val="6807BC64"/>
    <w:rsid w:val="69022D9B"/>
    <w:rsid w:val="69610713"/>
    <w:rsid w:val="699DBB89"/>
    <w:rsid w:val="6A4C282C"/>
    <w:rsid w:val="6AA3254F"/>
    <w:rsid w:val="6CD679FC"/>
    <w:rsid w:val="704CE2DE"/>
    <w:rsid w:val="71317C43"/>
    <w:rsid w:val="715A9626"/>
    <w:rsid w:val="721AC4D7"/>
    <w:rsid w:val="782DDE0F"/>
    <w:rsid w:val="788B8D63"/>
    <w:rsid w:val="795D950C"/>
    <w:rsid w:val="7DAD675A"/>
    <w:rsid w:val="7E617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9E54C"/>
  <w15:chartTrackingRefBased/>
  <w15:docId w15:val="{D5413EBE-4696-4187-8143-BA1DCFCC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B5D"/>
    <w:pPr>
      <w:spacing w:after="0" w:line="257" w:lineRule="auto"/>
    </w:pPr>
    <w:rPr>
      <w:sz w:val="24"/>
    </w:rPr>
  </w:style>
  <w:style w:type="paragraph" w:styleId="Heading1">
    <w:name w:val="heading 1"/>
    <w:basedOn w:val="Normal"/>
    <w:next w:val="Normal"/>
    <w:link w:val="Heading1Char"/>
    <w:uiPriority w:val="9"/>
    <w:qFormat/>
    <w:rsid w:val="007A7919"/>
    <w:pPr>
      <w:shd w:val="clear" w:color="auto" w:fill="D9D9D9" w:themeFill="background1" w:themeFillShade="D9"/>
      <w:spacing w:before="400"/>
      <w:jc w:val="center"/>
      <w:outlineLvl w:val="0"/>
    </w:pPr>
    <w:rPr>
      <w:rFonts w:cstheme="minorHAnsi"/>
      <w:b/>
      <w:bCs/>
      <w:color w:val="000000" w:themeColor="text1"/>
      <w:sz w:val="40"/>
      <w:szCs w:val="40"/>
    </w:rPr>
  </w:style>
  <w:style w:type="paragraph" w:styleId="Heading2">
    <w:name w:val="heading 2"/>
    <w:basedOn w:val="Normal"/>
    <w:next w:val="Normal"/>
    <w:link w:val="Heading2Char"/>
    <w:uiPriority w:val="9"/>
    <w:unhideWhenUsed/>
    <w:qFormat/>
    <w:rsid w:val="007A7919"/>
    <w:pPr>
      <w:spacing w:before="280"/>
      <w:ind w:left="360" w:hanging="360"/>
      <w:jc w:val="center"/>
      <w:outlineLvl w:val="1"/>
    </w:pPr>
    <w:rPr>
      <w:rFonts w:cstheme="minorHAnsi"/>
      <w:b/>
      <w:bCs/>
      <w:color w:val="385623" w:themeColor="accent6" w:themeShade="80"/>
      <w:sz w:val="40"/>
      <w:szCs w:val="40"/>
    </w:rPr>
  </w:style>
  <w:style w:type="paragraph" w:styleId="Heading3">
    <w:name w:val="heading 3"/>
    <w:basedOn w:val="Normal"/>
    <w:next w:val="Normal"/>
    <w:link w:val="Heading3Char"/>
    <w:uiPriority w:val="9"/>
    <w:unhideWhenUsed/>
    <w:qFormat/>
    <w:rsid w:val="00F878D4"/>
    <w:pPr>
      <w:keepNext/>
      <w:keepLines/>
      <w:spacing w:after="120"/>
      <w:outlineLvl w:val="2"/>
    </w:pPr>
    <w:rPr>
      <w:rFonts w:ascii="Calibri" w:eastAsiaTheme="majorEastAsia" w:hAnsi="Calibri" w:cstheme="majorBidi"/>
      <w:b/>
      <w:color w:val="538135" w:themeColor="accent6" w:themeShade="BF"/>
      <w:sz w:val="28"/>
      <w:szCs w:val="28"/>
    </w:rPr>
  </w:style>
  <w:style w:type="paragraph" w:styleId="Heading4">
    <w:name w:val="heading 4"/>
    <w:basedOn w:val="Normal"/>
    <w:next w:val="Normal"/>
    <w:link w:val="Heading4Char"/>
    <w:uiPriority w:val="9"/>
    <w:unhideWhenUsed/>
    <w:qFormat/>
    <w:rsid w:val="00B773E2"/>
    <w:pPr>
      <w:keepNext/>
      <w:keepLines/>
      <w:spacing w:after="120"/>
      <w:outlineLvl w:val="3"/>
    </w:pPr>
    <w:rPr>
      <w:rFonts w:ascii="Calibri" w:eastAsiaTheme="majorEastAsia" w:hAnsi="Calibri" w:cstheme="majorBidi"/>
      <w:b/>
      <w:i/>
      <w:iCs/>
      <w:color w:val="A8D08D" w:themeColor="accent6" w:themeTint="99"/>
      <w:sz w:val="26"/>
      <w:szCs w:val="26"/>
    </w:rPr>
  </w:style>
  <w:style w:type="paragraph" w:styleId="Heading5">
    <w:name w:val="heading 5"/>
    <w:basedOn w:val="Normal"/>
    <w:next w:val="Normal"/>
    <w:link w:val="Heading5Char"/>
    <w:uiPriority w:val="9"/>
    <w:unhideWhenUsed/>
    <w:qFormat/>
    <w:rsid w:val="00A406D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AC0B5D"/>
    <w:pPr>
      <w:tabs>
        <w:tab w:val="right" w:leader="dot" w:pos="9350"/>
      </w:tabs>
      <w:spacing w:before="120" w:line="240" w:lineRule="auto"/>
    </w:pPr>
    <w:rPr>
      <w:rFonts w:cstheme="minorHAnsi"/>
      <w:b/>
      <w:noProof/>
      <w:color w:val="538135" w:themeColor="accent6" w:themeShade="BF"/>
      <w:sz w:val="26"/>
      <w:szCs w:val="24"/>
    </w:rPr>
  </w:style>
  <w:style w:type="paragraph" w:styleId="TOC2">
    <w:name w:val="toc 2"/>
    <w:basedOn w:val="Normal"/>
    <w:next w:val="Normal"/>
    <w:autoRedefine/>
    <w:uiPriority w:val="39"/>
    <w:unhideWhenUsed/>
    <w:rsid w:val="002E2C2F"/>
    <w:pPr>
      <w:tabs>
        <w:tab w:val="right" w:leader="dot" w:pos="9350"/>
      </w:tabs>
      <w:spacing w:line="240" w:lineRule="auto"/>
    </w:pPr>
    <w:rPr>
      <w:rFonts w:cstheme="minorHAnsi"/>
      <w:noProof/>
      <w:szCs w:val="24"/>
    </w:rPr>
  </w:style>
  <w:style w:type="paragraph" w:styleId="TOC3">
    <w:name w:val="toc 3"/>
    <w:basedOn w:val="Normal"/>
    <w:next w:val="Normal"/>
    <w:autoRedefine/>
    <w:uiPriority w:val="39"/>
    <w:unhideWhenUsed/>
    <w:rsid w:val="002E2C2F"/>
    <w:pPr>
      <w:spacing w:line="240" w:lineRule="auto"/>
      <w:ind w:left="288"/>
    </w:pPr>
    <w:rPr>
      <w:rFonts w:cstheme="minorHAnsi"/>
      <w:color w:val="808080" w:themeColor="background1" w:themeShade="80"/>
      <w:szCs w:val="20"/>
    </w:rPr>
  </w:style>
  <w:style w:type="character" w:customStyle="1" w:styleId="normaltextrun">
    <w:name w:val="normaltextrun"/>
    <w:basedOn w:val="DefaultParagraphFont"/>
    <w:rsid w:val="00C96C70"/>
  </w:style>
  <w:style w:type="character" w:customStyle="1" w:styleId="Heading1Char">
    <w:name w:val="Heading 1 Char"/>
    <w:basedOn w:val="DefaultParagraphFont"/>
    <w:link w:val="Heading1"/>
    <w:uiPriority w:val="9"/>
    <w:rsid w:val="007A7919"/>
    <w:rPr>
      <w:rFonts w:cstheme="minorHAnsi"/>
      <w:b/>
      <w:bCs/>
      <w:color w:val="000000" w:themeColor="text1"/>
      <w:sz w:val="40"/>
      <w:szCs w:val="40"/>
      <w:shd w:val="clear" w:color="auto" w:fill="D9D9D9" w:themeFill="background1" w:themeFillShade="D9"/>
    </w:rPr>
  </w:style>
  <w:style w:type="character" w:customStyle="1" w:styleId="Heading2Char">
    <w:name w:val="Heading 2 Char"/>
    <w:basedOn w:val="DefaultParagraphFont"/>
    <w:link w:val="Heading2"/>
    <w:uiPriority w:val="9"/>
    <w:rsid w:val="007A7919"/>
    <w:rPr>
      <w:rFonts w:cstheme="minorHAnsi"/>
      <w:b/>
      <w:bCs/>
      <w:color w:val="385623" w:themeColor="accent6" w:themeShade="80"/>
      <w:sz w:val="40"/>
      <w:szCs w:val="40"/>
    </w:rPr>
  </w:style>
  <w:style w:type="character" w:styleId="Hyperlink">
    <w:name w:val="Hyperlink"/>
    <w:basedOn w:val="DefaultParagraphFont"/>
    <w:uiPriority w:val="99"/>
    <w:unhideWhenUsed/>
    <w:rsid w:val="00F066EE"/>
    <w:rPr>
      <w:rFonts w:ascii="Calibri" w:hAnsi="Calibri"/>
      <w:color w:val="000000" w:themeColor="text1"/>
      <w:sz w:val="24"/>
      <w:u w:val="single"/>
    </w:rPr>
  </w:style>
  <w:style w:type="table" w:styleId="TableGrid">
    <w:name w:val="Table Grid"/>
    <w:basedOn w:val="TableNormal"/>
    <w:uiPriority w:val="39"/>
    <w:rsid w:val="00BB2CA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878D4"/>
    <w:rPr>
      <w:rFonts w:ascii="Calibri" w:eastAsiaTheme="majorEastAsia" w:hAnsi="Calibri" w:cstheme="majorBidi"/>
      <w:b/>
      <w:color w:val="538135" w:themeColor="accent6" w:themeShade="BF"/>
      <w:sz w:val="28"/>
      <w:szCs w:val="28"/>
    </w:rPr>
  </w:style>
  <w:style w:type="character" w:customStyle="1" w:styleId="Heading4Char">
    <w:name w:val="Heading 4 Char"/>
    <w:basedOn w:val="DefaultParagraphFont"/>
    <w:link w:val="Heading4"/>
    <w:uiPriority w:val="9"/>
    <w:rsid w:val="00B773E2"/>
    <w:rPr>
      <w:rFonts w:ascii="Calibri" w:eastAsiaTheme="majorEastAsia" w:hAnsi="Calibri" w:cstheme="majorBidi"/>
      <w:b/>
      <w:i/>
      <w:iCs/>
      <w:color w:val="A8D08D" w:themeColor="accent6" w:themeTint="99"/>
      <w:sz w:val="26"/>
      <w:szCs w:val="26"/>
    </w:rPr>
  </w:style>
  <w:style w:type="paragraph" w:styleId="ListParagraph">
    <w:name w:val="List Paragraph"/>
    <w:basedOn w:val="Normal"/>
    <w:uiPriority w:val="34"/>
    <w:qFormat/>
    <w:rsid w:val="001E498F"/>
    <w:pPr>
      <w:numPr>
        <w:numId w:val="4"/>
      </w:numPr>
      <w:tabs>
        <w:tab w:val="left" w:pos="720"/>
      </w:tabs>
      <w:contextualSpacing/>
    </w:pPr>
  </w:style>
  <w:style w:type="paragraph" w:styleId="Header">
    <w:name w:val="header"/>
    <w:basedOn w:val="Normal"/>
    <w:link w:val="HeaderChar"/>
    <w:uiPriority w:val="99"/>
    <w:unhideWhenUsed/>
    <w:rsid w:val="00C81155"/>
    <w:pPr>
      <w:tabs>
        <w:tab w:val="center" w:pos="4680"/>
        <w:tab w:val="right" w:pos="9360"/>
      </w:tabs>
      <w:spacing w:line="240" w:lineRule="auto"/>
    </w:pPr>
  </w:style>
  <w:style w:type="character" w:customStyle="1" w:styleId="HeaderChar">
    <w:name w:val="Header Char"/>
    <w:basedOn w:val="DefaultParagraphFont"/>
    <w:link w:val="Header"/>
    <w:uiPriority w:val="99"/>
    <w:rsid w:val="00C81155"/>
  </w:style>
  <w:style w:type="paragraph" w:styleId="Footer">
    <w:name w:val="footer"/>
    <w:basedOn w:val="Normal"/>
    <w:link w:val="FooterChar"/>
    <w:uiPriority w:val="99"/>
    <w:unhideWhenUsed/>
    <w:rsid w:val="00C81155"/>
    <w:pPr>
      <w:tabs>
        <w:tab w:val="center" w:pos="4680"/>
        <w:tab w:val="right" w:pos="9360"/>
      </w:tabs>
      <w:spacing w:line="240" w:lineRule="auto"/>
    </w:pPr>
  </w:style>
  <w:style w:type="character" w:customStyle="1" w:styleId="FooterChar">
    <w:name w:val="Footer Char"/>
    <w:basedOn w:val="DefaultParagraphFont"/>
    <w:link w:val="Footer"/>
    <w:uiPriority w:val="99"/>
    <w:rsid w:val="00C81155"/>
  </w:style>
  <w:style w:type="character" w:styleId="CommentReference">
    <w:name w:val="annotation reference"/>
    <w:basedOn w:val="DefaultParagraphFont"/>
    <w:uiPriority w:val="99"/>
    <w:semiHidden/>
    <w:unhideWhenUsed/>
    <w:rsid w:val="0014060A"/>
    <w:rPr>
      <w:sz w:val="16"/>
      <w:szCs w:val="16"/>
    </w:rPr>
  </w:style>
  <w:style w:type="paragraph" w:styleId="CommentText">
    <w:name w:val="annotation text"/>
    <w:basedOn w:val="Normal"/>
    <w:link w:val="CommentTextChar"/>
    <w:uiPriority w:val="99"/>
    <w:unhideWhenUsed/>
    <w:rsid w:val="0014060A"/>
    <w:pPr>
      <w:spacing w:line="240" w:lineRule="auto"/>
    </w:pPr>
    <w:rPr>
      <w:sz w:val="20"/>
      <w:szCs w:val="20"/>
    </w:rPr>
  </w:style>
  <w:style w:type="character" w:customStyle="1" w:styleId="CommentTextChar">
    <w:name w:val="Comment Text Char"/>
    <w:basedOn w:val="DefaultParagraphFont"/>
    <w:link w:val="CommentText"/>
    <w:uiPriority w:val="99"/>
    <w:rsid w:val="0014060A"/>
    <w:rPr>
      <w:sz w:val="20"/>
      <w:szCs w:val="20"/>
    </w:rPr>
  </w:style>
  <w:style w:type="paragraph" w:styleId="CommentSubject">
    <w:name w:val="annotation subject"/>
    <w:basedOn w:val="CommentText"/>
    <w:next w:val="CommentText"/>
    <w:link w:val="CommentSubjectChar"/>
    <w:uiPriority w:val="99"/>
    <w:semiHidden/>
    <w:unhideWhenUsed/>
    <w:rsid w:val="0014060A"/>
    <w:rPr>
      <w:b/>
      <w:bCs/>
    </w:rPr>
  </w:style>
  <w:style w:type="character" w:customStyle="1" w:styleId="CommentSubjectChar">
    <w:name w:val="Comment Subject Char"/>
    <w:basedOn w:val="CommentTextChar"/>
    <w:link w:val="CommentSubject"/>
    <w:uiPriority w:val="99"/>
    <w:semiHidden/>
    <w:rsid w:val="0014060A"/>
    <w:rPr>
      <w:b/>
      <w:bCs/>
      <w:sz w:val="20"/>
      <w:szCs w:val="20"/>
    </w:rPr>
  </w:style>
  <w:style w:type="paragraph" w:styleId="Revision">
    <w:name w:val="Revision"/>
    <w:hidden/>
    <w:uiPriority w:val="99"/>
    <w:semiHidden/>
    <w:rsid w:val="003C6CC1"/>
    <w:pPr>
      <w:spacing w:after="0" w:line="240" w:lineRule="auto"/>
    </w:pPr>
  </w:style>
  <w:style w:type="numbering" w:customStyle="1" w:styleId="Bulletedlist">
    <w:name w:val="Bulleted list"/>
    <w:uiPriority w:val="99"/>
    <w:rsid w:val="005F39BE"/>
    <w:pPr>
      <w:numPr>
        <w:numId w:val="8"/>
      </w:numPr>
    </w:pPr>
  </w:style>
  <w:style w:type="character" w:customStyle="1" w:styleId="Heading5Char">
    <w:name w:val="Heading 5 Char"/>
    <w:basedOn w:val="DefaultParagraphFont"/>
    <w:link w:val="Heading5"/>
    <w:uiPriority w:val="9"/>
    <w:rsid w:val="00A406DF"/>
    <w:rPr>
      <w:rFonts w:asciiTheme="majorHAnsi" w:eastAsiaTheme="majorEastAsia" w:hAnsiTheme="majorHAnsi" w:cstheme="majorBidi"/>
      <w:color w:val="2F5496" w:themeColor="accent1" w:themeShade="BF"/>
      <w:sz w:val="24"/>
    </w:rPr>
  </w:style>
  <w:style w:type="paragraph" w:styleId="TOCHeading">
    <w:name w:val="TOC Heading"/>
    <w:basedOn w:val="Heading1"/>
    <w:next w:val="Normal"/>
    <w:uiPriority w:val="39"/>
    <w:unhideWhenUsed/>
    <w:qFormat/>
    <w:rsid w:val="00C40616"/>
    <w:pPr>
      <w:keepNext/>
      <w:keepLines/>
      <w:spacing w:before="240" w:line="259" w:lineRule="auto"/>
      <w:jc w:val="left"/>
      <w:outlineLvl w:val="9"/>
    </w:pPr>
    <w:rPr>
      <w:rFonts w:eastAsiaTheme="majorEastAsia"/>
      <w:color w:val="auto"/>
      <w:sz w:val="28"/>
      <w:szCs w:val="28"/>
    </w:rPr>
  </w:style>
  <w:style w:type="paragraph" w:styleId="TOC4">
    <w:name w:val="toc 4"/>
    <w:basedOn w:val="Normal"/>
    <w:next w:val="Normal"/>
    <w:autoRedefine/>
    <w:uiPriority w:val="39"/>
    <w:unhideWhenUsed/>
    <w:rsid w:val="00E05100"/>
    <w:pPr>
      <w:ind w:left="480"/>
    </w:pPr>
    <w:rPr>
      <w:rFonts w:cstheme="minorHAnsi"/>
      <w:sz w:val="20"/>
      <w:szCs w:val="20"/>
    </w:rPr>
  </w:style>
  <w:style w:type="paragraph" w:styleId="TOC5">
    <w:name w:val="toc 5"/>
    <w:basedOn w:val="Normal"/>
    <w:next w:val="Normal"/>
    <w:autoRedefine/>
    <w:uiPriority w:val="39"/>
    <w:unhideWhenUsed/>
    <w:rsid w:val="00E05100"/>
    <w:pPr>
      <w:ind w:left="720"/>
    </w:pPr>
    <w:rPr>
      <w:rFonts w:cstheme="minorHAnsi"/>
      <w:sz w:val="20"/>
      <w:szCs w:val="20"/>
    </w:rPr>
  </w:style>
  <w:style w:type="paragraph" w:styleId="TOC6">
    <w:name w:val="toc 6"/>
    <w:basedOn w:val="Normal"/>
    <w:next w:val="Normal"/>
    <w:autoRedefine/>
    <w:uiPriority w:val="39"/>
    <w:unhideWhenUsed/>
    <w:rsid w:val="00E05100"/>
    <w:pPr>
      <w:ind w:left="960"/>
    </w:pPr>
    <w:rPr>
      <w:rFonts w:cstheme="minorHAnsi"/>
      <w:sz w:val="20"/>
      <w:szCs w:val="20"/>
    </w:rPr>
  </w:style>
  <w:style w:type="paragraph" w:styleId="TOC7">
    <w:name w:val="toc 7"/>
    <w:basedOn w:val="Normal"/>
    <w:next w:val="Normal"/>
    <w:autoRedefine/>
    <w:uiPriority w:val="39"/>
    <w:unhideWhenUsed/>
    <w:rsid w:val="00E05100"/>
    <w:pPr>
      <w:ind w:left="1200"/>
    </w:pPr>
    <w:rPr>
      <w:rFonts w:cstheme="minorHAnsi"/>
      <w:sz w:val="20"/>
      <w:szCs w:val="20"/>
    </w:rPr>
  </w:style>
  <w:style w:type="paragraph" w:styleId="TOC8">
    <w:name w:val="toc 8"/>
    <w:basedOn w:val="Normal"/>
    <w:next w:val="Normal"/>
    <w:autoRedefine/>
    <w:uiPriority w:val="39"/>
    <w:unhideWhenUsed/>
    <w:rsid w:val="00E05100"/>
    <w:pPr>
      <w:ind w:left="1440"/>
    </w:pPr>
    <w:rPr>
      <w:rFonts w:cstheme="minorHAnsi"/>
      <w:sz w:val="20"/>
      <w:szCs w:val="20"/>
    </w:rPr>
  </w:style>
  <w:style w:type="paragraph" w:styleId="TOC9">
    <w:name w:val="toc 9"/>
    <w:basedOn w:val="Normal"/>
    <w:next w:val="Normal"/>
    <w:autoRedefine/>
    <w:uiPriority w:val="39"/>
    <w:unhideWhenUsed/>
    <w:rsid w:val="00E05100"/>
    <w:pPr>
      <w:ind w:left="1680"/>
    </w:pPr>
    <w:rPr>
      <w:rFonts w:cstheme="minorHAnsi"/>
      <w:sz w:val="20"/>
      <w:szCs w:val="20"/>
    </w:rPr>
  </w:style>
  <w:style w:type="paragraph" w:customStyle="1" w:styleId="BodyA">
    <w:name w:val="Body A"/>
    <w:rsid w:val="00760FFB"/>
    <w:pPr>
      <w:pBdr>
        <w:top w:val="nil"/>
        <w:left w:val="nil"/>
        <w:bottom w:val="nil"/>
        <w:right w:val="nil"/>
        <w:between w:val="nil"/>
        <w:bar w:val="nil"/>
      </w:pBdr>
      <w:spacing w:after="0" w:line="240" w:lineRule="auto"/>
    </w:pPr>
    <w:rPr>
      <w:rFonts w:ascii="Cambria" w:eastAsia="Arial Unicode MS" w:hAnsi="Cambria" w:cs="Arial Unicode MS"/>
      <w:color w:val="000000"/>
      <w:sz w:val="24"/>
      <w:szCs w:val="24"/>
      <w:u w:color="000000"/>
      <w:bdr w:val="nil"/>
      <w:lang w:val="de-DE"/>
      <w14:textOutline w14:w="12700" w14:cap="flat" w14:cmpd="sng" w14:algn="ctr">
        <w14:noFill/>
        <w14:prstDash w14:val="solid"/>
        <w14:miter w14:lim="400000"/>
      </w14:textOutline>
    </w:rPr>
  </w:style>
  <w:style w:type="paragraph" w:customStyle="1" w:styleId="paragraph">
    <w:name w:val="paragraph"/>
    <w:basedOn w:val="Normal"/>
    <w:rsid w:val="00F93D00"/>
    <w:pPr>
      <w:spacing w:before="100" w:beforeAutospacing="1" w:after="100" w:afterAutospacing="1" w:line="240" w:lineRule="auto"/>
    </w:pPr>
    <w:rPr>
      <w:rFonts w:ascii="Times New Roman" w:eastAsia="Times New Roman" w:hAnsi="Times New Roman" w:cs="Times New Roman"/>
      <w:szCs w:val="24"/>
    </w:rPr>
  </w:style>
  <w:style w:type="character" w:customStyle="1" w:styleId="eop">
    <w:name w:val="eop"/>
    <w:basedOn w:val="DefaultParagraphFont"/>
    <w:rsid w:val="00F93D00"/>
  </w:style>
  <w:style w:type="paragraph" w:styleId="Title">
    <w:name w:val="Title"/>
    <w:basedOn w:val="Normal"/>
    <w:next w:val="Normal"/>
    <w:link w:val="TitleChar"/>
    <w:uiPriority w:val="10"/>
    <w:qFormat/>
    <w:rsid w:val="00A9066C"/>
    <w:pPr>
      <w:shd w:val="clear" w:color="auto" w:fill="E2EFD9" w:themeFill="accent6" w:themeFillTint="33"/>
      <w:spacing w:line="240" w:lineRule="auto"/>
      <w:contextualSpacing/>
      <w:jc w:val="center"/>
    </w:pPr>
    <w:rPr>
      <w:rFonts w:eastAsiaTheme="majorEastAsia" w:cstheme="minorHAnsi"/>
      <w:b/>
      <w:bCs/>
      <w:spacing w:val="-10"/>
      <w:kern w:val="28"/>
      <w:sz w:val="40"/>
      <w:szCs w:val="40"/>
    </w:rPr>
  </w:style>
  <w:style w:type="character" w:customStyle="1" w:styleId="TitleChar">
    <w:name w:val="Title Char"/>
    <w:basedOn w:val="DefaultParagraphFont"/>
    <w:link w:val="Title"/>
    <w:uiPriority w:val="10"/>
    <w:rsid w:val="00A9066C"/>
    <w:rPr>
      <w:rFonts w:eastAsiaTheme="majorEastAsia" w:cstheme="minorHAnsi"/>
      <w:b/>
      <w:bCs/>
      <w:spacing w:val="-10"/>
      <w:kern w:val="28"/>
      <w:sz w:val="40"/>
      <w:szCs w:val="40"/>
      <w:shd w:val="clear" w:color="auto" w:fill="E2EFD9" w:themeFill="accent6" w:themeFillTint="33"/>
    </w:rPr>
  </w:style>
  <w:style w:type="paragraph" w:styleId="FootnoteText">
    <w:name w:val="footnote text"/>
    <w:basedOn w:val="Normal"/>
    <w:link w:val="FootnoteTextChar"/>
    <w:uiPriority w:val="99"/>
    <w:semiHidden/>
    <w:unhideWhenUsed/>
    <w:rsid w:val="00B24488"/>
    <w:pPr>
      <w:spacing w:line="240" w:lineRule="auto"/>
    </w:pPr>
    <w:rPr>
      <w:sz w:val="20"/>
      <w:szCs w:val="20"/>
    </w:rPr>
  </w:style>
  <w:style w:type="character" w:customStyle="1" w:styleId="FootnoteTextChar">
    <w:name w:val="Footnote Text Char"/>
    <w:basedOn w:val="DefaultParagraphFont"/>
    <w:link w:val="FootnoteText"/>
    <w:uiPriority w:val="99"/>
    <w:semiHidden/>
    <w:rsid w:val="00B24488"/>
    <w:rPr>
      <w:sz w:val="20"/>
      <w:szCs w:val="20"/>
    </w:rPr>
  </w:style>
  <w:style w:type="character" w:styleId="FootnoteReference">
    <w:name w:val="footnote reference"/>
    <w:basedOn w:val="DefaultParagraphFont"/>
    <w:uiPriority w:val="99"/>
    <w:semiHidden/>
    <w:unhideWhenUsed/>
    <w:rsid w:val="00B244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053">
      <w:bodyDiv w:val="1"/>
      <w:marLeft w:val="0"/>
      <w:marRight w:val="0"/>
      <w:marTop w:val="0"/>
      <w:marBottom w:val="0"/>
      <w:divBdr>
        <w:top w:val="none" w:sz="0" w:space="0" w:color="auto"/>
        <w:left w:val="none" w:sz="0" w:space="0" w:color="auto"/>
        <w:bottom w:val="none" w:sz="0" w:space="0" w:color="auto"/>
        <w:right w:val="none" w:sz="0" w:space="0" w:color="auto"/>
      </w:divBdr>
    </w:div>
    <w:div w:id="473766266">
      <w:bodyDiv w:val="1"/>
      <w:marLeft w:val="0"/>
      <w:marRight w:val="0"/>
      <w:marTop w:val="0"/>
      <w:marBottom w:val="0"/>
      <w:divBdr>
        <w:top w:val="none" w:sz="0" w:space="0" w:color="auto"/>
        <w:left w:val="none" w:sz="0" w:space="0" w:color="auto"/>
        <w:bottom w:val="none" w:sz="0" w:space="0" w:color="auto"/>
        <w:right w:val="none" w:sz="0" w:space="0" w:color="auto"/>
      </w:divBdr>
    </w:div>
    <w:div w:id="519702509">
      <w:bodyDiv w:val="1"/>
      <w:marLeft w:val="0"/>
      <w:marRight w:val="0"/>
      <w:marTop w:val="0"/>
      <w:marBottom w:val="0"/>
      <w:divBdr>
        <w:top w:val="none" w:sz="0" w:space="0" w:color="auto"/>
        <w:left w:val="none" w:sz="0" w:space="0" w:color="auto"/>
        <w:bottom w:val="none" w:sz="0" w:space="0" w:color="auto"/>
        <w:right w:val="none" w:sz="0" w:space="0" w:color="auto"/>
      </w:divBdr>
    </w:div>
    <w:div w:id="666713153">
      <w:bodyDiv w:val="1"/>
      <w:marLeft w:val="0"/>
      <w:marRight w:val="0"/>
      <w:marTop w:val="0"/>
      <w:marBottom w:val="0"/>
      <w:divBdr>
        <w:top w:val="none" w:sz="0" w:space="0" w:color="auto"/>
        <w:left w:val="none" w:sz="0" w:space="0" w:color="auto"/>
        <w:bottom w:val="none" w:sz="0" w:space="0" w:color="auto"/>
        <w:right w:val="none" w:sz="0" w:space="0" w:color="auto"/>
      </w:divBdr>
    </w:div>
    <w:div w:id="710694099">
      <w:bodyDiv w:val="1"/>
      <w:marLeft w:val="0"/>
      <w:marRight w:val="0"/>
      <w:marTop w:val="0"/>
      <w:marBottom w:val="0"/>
      <w:divBdr>
        <w:top w:val="none" w:sz="0" w:space="0" w:color="auto"/>
        <w:left w:val="none" w:sz="0" w:space="0" w:color="auto"/>
        <w:bottom w:val="none" w:sz="0" w:space="0" w:color="auto"/>
        <w:right w:val="none" w:sz="0" w:space="0" w:color="auto"/>
      </w:divBdr>
    </w:div>
    <w:div w:id="787313613">
      <w:bodyDiv w:val="1"/>
      <w:marLeft w:val="0"/>
      <w:marRight w:val="0"/>
      <w:marTop w:val="0"/>
      <w:marBottom w:val="0"/>
      <w:divBdr>
        <w:top w:val="none" w:sz="0" w:space="0" w:color="auto"/>
        <w:left w:val="none" w:sz="0" w:space="0" w:color="auto"/>
        <w:bottom w:val="none" w:sz="0" w:space="0" w:color="auto"/>
        <w:right w:val="none" w:sz="0" w:space="0" w:color="auto"/>
      </w:divBdr>
    </w:div>
    <w:div w:id="974943316">
      <w:bodyDiv w:val="1"/>
      <w:marLeft w:val="0"/>
      <w:marRight w:val="0"/>
      <w:marTop w:val="0"/>
      <w:marBottom w:val="0"/>
      <w:divBdr>
        <w:top w:val="none" w:sz="0" w:space="0" w:color="auto"/>
        <w:left w:val="none" w:sz="0" w:space="0" w:color="auto"/>
        <w:bottom w:val="none" w:sz="0" w:space="0" w:color="auto"/>
        <w:right w:val="none" w:sz="0" w:space="0" w:color="auto"/>
      </w:divBdr>
    </w:div>
    <w:div w:id="1001544530">
      <w:bodyDiv w:val="1"/>
      <w:marLeft w:val="0"/>
      <w:marRight w:val="0"/>
      <w:marTop w:val="0"/>
      <w:marBottom w:val="0"/>
      <w:divBdr>
        <w:top w:val="none" w:sz="0" w:space="0" w:color="auto"/>
        <w:left w:val="none" w:sz="0" w:space="0" w:color="auto"/>
        <w:bottom w:val="none" w:sz="0" w:space="0" w:color="auto"/>
        <w:right w:val="none" w:sz="0" w:space="0" w:color="auto"/>
      </w:divBdr>
    </w:div>
    <w:div w:id="1061028073">
      <w:bodyDiv w:val="1"/>
      <w:marLeft w:val="0"/>
      <w:marRight w:val="0"/>
      <w:marTop w:val="0"/>
      <w:marBottom w:val="0"/>
      <w:divBdr>
        <w:top w:val="none" w:sz="0" w:space="0" w:color="auto"/>
        <w:left w:val="none" w:sz="0" w:space="0" w:color="auto"/>
        <w:bottom w:val="none" w:sz="0" w:space="0" w:color="auto"/>
        <w:right w:val="none" w:sz="0" w:space="0" w:color="auto"/>
      </w:divBdr>
    </w:div>
    <w:div w:id="1215196599">
      <w:bodyDiv w:val="1"/>
      <w:marLeft w:val="0"/>
      <w:marRight w:val="0"/>
      <w:marTop w:val="0"/>
      <w:marBottom w:val="0"/>
      <w:divBdr>
        <w:top w:val="none" w:sz="0" w:space="0" w:color="auto"/>
        <w:left w:val="none" w:sz="0" w:space="0" w:color="auto"/>
        <w:bottom w:val="none" w:sz="0" w:space="0" w:color="auto"/>
        <w:right w:val="none" w:sz="0" w:space="0" w:color="auto"/>
      </w:divBdr>
    </w:div>
    <w:div w:id="1294824297">
      <w:bodyDiv w:val="1"/>
      <w:marLeft w:val="0"/>
      <w:marRight w:val="0"/>
      <w:marTop w:val="0"/>
      <w:marBottom w:val="0"/>
      <w:divBdr>
        <w:top w:val="none" w:sz="0" w:space="0" w:color="auto"/>
        <w:left w:val="none" w:sz="0" w:space="0" w:color="auto"/>
        <w:bottom w:val="none" w:sz="0" w:space="0" w:color="auto"/>
        <w:right w:val="none" w:sz="0" w:space="0" w:color="auto"/>
      </w:divBdr>
      <w:divsChild>
        <w:div w:id="254367545">
          <w:marLeft w:val="0"/>
          <w:marRight w:val="0"/>
          <w:marTop w:val="0"/>
          <w:marBottom w:val="0"/>
          <w:divBdr>
            <w:top w:val="none" w:sz="0" w:space="0" w:color="auto"/>
            <w:left w:val="none" w:sz="0" w:space="0" w:color="auto"/>
            <w:bottom w:val="none" w:sz="0" w:space="0" w:color="auto"/>
            <w:right w:val="none" w:sz="0" w:space="0" w:color="auto"/>
          </w:divBdr>
        </w:div>
      </w:divsChild>
    </w:div>
    <w:div w:id="1376805887">
      <w:bodyDiv w:val="1"/>
      <w:marLeft w:val="0"/>
      <w:marRight w:val="0"/>
      <w:marTop w:val="0"/>
      <w:marBottom w:val="0"/>
      <w:divBdr>
        <w:top w:val="none" w:sz="0" w:space="0" w:color="auto"/>
        <w:left w:val="none" w:sz="0" w:space="0" w:color="auto"/>
        <w:bottom w:val="none" w:sz="0" w:space="0" w:color="auto"/>
        <w:right w:val="none" w:sz="0" w:space="0" w:color="auto"/>
      </w:divBdr>
    </w:div>
    <w:div w:id="1377967610">
      <w:bodyDiv w:val="1"/>
      <w:marLeft w:val="0"/>
      <w:marRight w:val="0"/>
      <w:marTop w:val="0"/>
      <w:marBottom w:val="0"/>
      <w:divBdr>
        <w:top w:val="none" w:sz="0" w:space="0" w:color="auto"/>
        <w:left w:val="none" w:sz="0" w:space="0" w:color="auto"/>
        <w:bottom w:val="none" w:sz="0" w:space="0" w:color="auto"/>
        <w:right w:val="none" w:sz="0" w:space="0" w:color="auto"/>
      </w:divBdr>
    </w:div>
    <w:div w:id="1463116843">
      <w:bodyDiv w:val="1"/>
      <w:marLeft w:val="0"/>
      <w:marRight w:val="0"/>
      <w:marTop w:val="0"/>
      <w:marBottom w:val="0"/>
      <w:divBdr>
        <w:top w:val="none" w:sz="0" w:space="0" w:color="auto"/>
        <w:left w:val="none" w:sz="0" w:space="0" w:color="auto"/>
        <w:bottom w:val="none" w:sz="0" w:space="0" w:color="auto"/>
        <w:right w:val="none" w:sz="0" w:space="0" w:color="auto"/>
      </w:divBdr>
    </w:div>
    <w:div w:id="1539585794">
      <w:bodyDiv w:val="1"/>
      <w:marLeft w:val="0"/>
      <w:marRight w:val="0"/>
      <w:marTop w:val="0"/>
      <w:marBottom w:val="0"/>
      <w:divBdr>
        <w:top w:val="none" w:sz="0" w:space="0" w:color="auto"/>
        <w:left w:val="none" w:sz="0" w:space="0" w:color="auto"/>
        <w:bottom w:val="none" w:sz="0" w:space="0" w:color="auto"/>
        <w:right w:val="none" w:sz="0" w:space="0" w:color="auto"/>
      </w:divBdr>
    </w:div>
    <w:div w:id="1707484477">
      <w:bodyDiv w:val="1"/>
      <w:marLeft w:val="0"/>
      <w:marRight w:val="0"/>
      <w:marTop w:val="0"/>
      <w:marBottom w:val="0"/>
      <w:divBdr>
        <w:top w:val="none" w:sz="0" w:space="0" w:color="auto"/>
        <w:left w:val="none" w:sz="0" w:space="0" w:color="auto"/>
        <w:bottom w:val="none" w:sz="0" w:space="0" w:color="auto"/>
        <w:right w:val="none" w:sz="0" w:space="0" w:color="auto"/>
      </w:divBdr>
    </w:div>
    <w:div w:id="1761369175">
      <w:bodyDiv w:val="1"/>
      <w:marLeft w:val="0"/>
      <w:marRight w:val="0"/>
      <w:marTop w:val="0"/>
      <w:marBottom w:val="0"/>
      <w:divBdr>
        <w:top w:val="none" w:sz="0" w:space="0" w:color="auto"/>
        <w:left w:val="none" w:sz="0" w:space="0" w:color="auto"/>
        <w:bottom w:val="none" w:sz="0" w:space="0" w:color="auto"/>
        <w:right w:val="none" w:sz="0" w:space="0" w:color="auto"/>
      </w:divBdr>
    </w:div>
    <w:div w:id="1795171697">
      <w:bodyDiv w:val="1"/>
      <w:marLeft w:val="0"/>
      <w:marRight w:val="0"/>
      <w:marTop w:val="0"/>
      <w:marBottom w:val="0"/>
      <w:divBdr>
        <w:top w:val="none" w:sz="0" w:space="0" w:color="auto"/>
        <w:left w:val="none" w:sz="0" w:space="0" w:color="auto"/>
        <w:bottom w:val="none" w:sz="0" w:space="0" w:color="auto"/>
        <w:right w:val="none" w:sz="0" w:space="0" w:color="auto"/>
      </w:divBdr>
    </w:div>
    <w:div w:id="1802072139">
      <w:bodyDiv w:val="1"/>
      <w:marLeft w:val="0"/>
      <w:marRight w:val="0"/>
      <w:marTop w:val="0"/>
      <w:marBottom w:val="0"/>
      <w:divBdr>
        <w:top w:val="none" w:sz="0" w:space="0" w:color="auto"/>
        <w:left w:val="none" w:sz="0" w:space="0" w:color="auto"/>
        <w:bottom w:val="none" w:sz="0" w:space="0" w:color="auto"/>
        <w:right w:val="none" w:sz="0" w:space="0" w:color="auto"/>
      </w:divBdr>
    </w:div>
    <w:div w:id="1880051053">
      <w:bodyDiv w:val="1"/>
      <w:marLeft w:val="0"/>
      <w:marRight w:val="0"/>
      <w:marTop w:val="0"/>
      <w:marBottom w:val="0"/>
      <w:divBdr>
        <w:top w:val="none" w:sz="0" w:space="0" w:color="auto"/>
        <w:left w:val="none" w:sz="0" w:space="0" w:color="auto"/>
        <w:bottom w:val="none" w:sz="0" w:space="0" w:color="auto"/>
        <w:right w:val="none" w:sz="0" w:space="0" w:color="auto"/>
      </w:divBdr>
    </w:div>
    <w:div w:id="1910457760">
      <w:bodyDiv w:val="1"/>
      <w:marLeft w:val="0"/>
      <w:marRight w:val="0"/>
      <w:marTop w:val="0"/>
      <w:marBottom w:val="0"/>
      <w:divBdr>
        <w:top w:val="none" w:sz="0" w:space="0" w:color="auto"/>
        <w:left w:val="none" w:sz="0" w:space="0" w:color="auto"/>
        <w:bottom w:val="none" w:sz="0" w:space="0" w:color="auto"/>
        <w:right w:val="none" w:sz="0" w:space="0" w:color="auto"/>
      </w:divBdr>
    </w:div>
    <w:div w:id="1916470834">
      <w:bodyDiv w:val="1"/>
      <w:marLeft w:val="0"/>
      <w:marRight w:val="0"/>
      <w:marTop w:val="0"/>
      <w:marBottom w:val="0"/>
      <w:divBdr>
        <w:top w:val="none" w:sz="0" w:space="0" w:color="auto"/>
        <w:left w:val="none" w:sz="0" w:space="0" w:color="auto"/>
        <w:bottom w:val="none" w:sz="0" w:space="0" w:color="auto"/>
        <w:right w:val="none" w:sz="0" w:space="0" w:color="auto"/>
      </w:divBdr>
    </w:div>
    <w:div w:id="198327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THS-Metrics/metric-repo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FBF00F48B50843B713DB597E5B42AA" ma:contentTypeVersion="17" ma:contentTypeDescription="Create a new document." ma:contentTypeScope="" ma:versionID="8052373d55627ea5611a15c5e1b99152">
  <xsd:schema xmlns:xsd="http://www.w3.org/2001/XMLSchema" xmlns:xs="http://www.w3.org/2001/XMLSchema" xmlns:p="http://schemas.microsoft.com/office/2006/metadata/properties" xmlns:ns2="c31615fb-707e-44f9-86da-2e6776109863" xmlns:ns3="a0dd7094-011f-4e1b-bfa4-18dc57620f6f" targetNamespace="http://schemas.microsoft.com/office/2006/metadata/properties" ma:root="true" ma:fieldsID="3d7f5a90af4cc62617b34306ecc44fe0" ns2:_="" ns3:_="">
    <xsd:import namespace="c31615fb-707e-44f9-86da-2e6776109863"/>
    <xsd:import namespace="a0dd7094-011f-4e1b-bfa4-18dc57620f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615fb-707e-44f9-86da-2e677610986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c46e5c-ce9e-4cc4-86b1-b09d0784b4d7}" ma:internalName="TaxCatchAll" ma:showField="CatchAllData" ma:web="c31615fb-707e-44f9-86da-2e67761098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dd7094-011f-4e1b-bfa4-18dc57620f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4ebd875-0e4c-4c53-af36-41a2bc98cb2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1615fb-707e-44f9-86da-2e6776109863" xsi:nil="true"/>
    <lcf76f155ced4ddcb4097134ff3c332f xmlns="a0dd7094-011f-4e1b-bfa4-18dc57620f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F2360B-EC68-478B-834E-8F885B8F1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615fb-707e-44f9-86da-2e6776109863"/>
    <ds:schemaRef ds:uri="a0dd7094-011f-4e1b-bfa4-18dc57620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C90F6D-A1F4-4D05-89EF-DBD611B8F557}">
  <ds:schemaRefs>
    <ds:schemaRef ds:uri="http://schemas.openxmlformats.org/officeDocument/2006/bibliography"/>
  </ds:schemaRefs>
</ds:datastoreItem>
</file>

<file path=customXml/itemProps3.xml><?xml version="1.0" encoding="utf-8"?>
<ds:datastoreItem xmlns:ds="http://schemas.openxmlformats.org/officeDocument/2006/customXml" ds:itemID="{49606FF7-8FF1-49CB-A08A-8CDFE25525C4}">
  <ds:schemaRefs>
    <ds:schemaRef ds:uri="http://schemas.microsoft.com/sharepoint/v3/contenttype/forms"/>
  </ds:schemaRefs>
</ds:datastoreItem>
</file>

<file path=customXml/itemProps4.xml><?xml version="1.0" encoding="utf-8"?>
<ds:datastoreItem xmlns:ds="http://schemas.openxmlformats.org/officeDocument/2006/customXml" ds:itemID="{AAA9DCED-DCCD-49EA-B953-7AE4EDEF6E18}">
  <ds:schemaRefs>
    <ds:schemaRef ds:uri="http://schemas.microsoft.com/office/2006/metadata/properties"/>
    <ds:schemaRef ds:uri="http://schemas.microsoft.com/office/infopath/2007/PartnerControls"/>
    <ds:schemaRef ds:uri="c31615fb-707e-44f9-86da-2e6776109863"/>
    <ds:schemaRef ds:uri="a0dd7094-011f-4e1b-bfa4-18dc57620f6f"/>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13</Pages>
  <Words>1846</Words>
  <Characters>10062</Characters>
  <Application>Microsoft Office Word</Application>
  <DocSecurity>0</DocSecurity>
  <Lines>359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Links>
    <vt:vector size="150" baseType="variant">
      <vt:variant>
        <vt:i4>5963858</vt:i4>
      </vt:variant>
      <vt:variant>
        <vt:i4>147</vt:i4>
      </vt:variant>
      <vt:variant>
        <vt:i4>0</vt:i4>
      </vt:variant>
      <vt:variant>
        <vt:i4>5</vt:i4>
      </vt:variant>
      <vt:variant>
        <vt:lpwstr>https://github.com/THS-Metrics/metric-reports</vt:lpwstr>
      </vt:variant>
      <vt:variant>
        <vt:lpwstr/>
      </vt:variant>
      <vt:variant>
        <vt:i4>1966132</vt:i4>
      </vt:variant>
      <vt:variant>
        <vt:i4>140</vt:i4>
      </vt:variant>
      <vt:variant>
        <vt:i4>0</vt:i4>
      </vt:variant>
      <vt:variant>
        <vt:i4>5</vt:i4>
      </vt:variant>
      <vt:variant>
        <vt:lpwstr/>
      </vt:variant>
      <vt:variant>
        <vt:lpwstr>_Toc224308206</vt:lpwstr>
      </vt:variant>
      <vt:variant>
        <vt:i4>1966132</vt:i4>
      </vt:variant>
      <vt:variant>
        <vt:i4>134</vt:i4>
      </vt:variant>
      <vt:variant>
        <vt:i4>0</vt:i4>
      </vt:variant>
      <vt:variant>
        <vt:i4>5</vt:i4>
      </vt:variant>
      <vt:variant>
        <vt:lpwstr/>
      </vt:variant>
      <vt:variant>
        <vt:lpwstr>_Toc224308205</vt:lpwstr>
      </vt:variant>
      <vt:variant>
        <vt:i4>1966132</vt:i4>
      </vt:variant>
      <vt:variant>
        <vt:i4>128</vt:i4>
      </vt:variant>
      <vt:variant>
        <vt:i4>0</vt:i4>
      </vt:variant>
      <vt:variant>
        <vt:i4>5</vt:i4>
      </vt:variant>
      <vt:variant>
        <vt:lpwstr/>
      </vt:variant>
      <vt:variant>
        <vt:lpwstr>_Toc224308204</vt:lpwstr>
      </vt:variant>
      <vt:variant>
        <vt:i4>1966132</vt:i4>
      </vt:variant>
      <vt:variant>
        <vt:i4>122</vt:i4>
      </vt:variant>
      <vt:variant>
        <vt:i4>0</vt:i4>
      </vt:variant>
      <vt:variant>
        <vt:i4>5</vt:i4>
      </vt:variant>
      <vt:variant>
        <vt:lpwstr/>
      </vt:variant>
      <vt:variant>
        <vt:lpwstr>_Toc224308203</vt:lpwstr>
      </vt:variant>
      <vt:variant>
        <vt:i4>1966132</vt:i4>
      </vt:variant>
      <vt:variant>
        <vt:i4>116</vt:i4>
      </vt:variant>
      <vt:variant>
        <vt:i4>0</vt:i4>
      </vt:variant>
      <vt:variant>
        <vt:i4>5</vt:i4>
      </vt:variant>
      <vt:variant>
        <vt:lpwstr/>
      </vt:variant>
      <vt:variant>
        <vt:lpwstr>_Toc224308202</vt:lpwstr>
      </vt:variant>
      <vt:variant>
        <vt:i4>1966132</vt:i4>
      </vt:variant>
      <vt:variant>
        <vt:i4>110</vt:i4>
      </vt:variant>
      <vt:variant>
        <vt:i4>0</vt:i4>
      </vt:variant>
      <vt:variant>
        <vt:i4>5</vt:i4>
      </vt:variant>
      <vt:variant>
        <vt:lpwstr/>
      </vt:variant>
      <vt:variant>
        <vt:lpwstr>_Toc224308201</vt:lpwstr>
      </vt:variant>
      <vt:variant>
        <vt:i4>1966132</vt:i4>
      </vt:variant>
      <vt:variant>
        <vt:i4>104</vt:i4>
      </vt:variant>
      <vt:variant>
        <vt:i4>0</vt:i4>
      </vt:variant>
      <vt:variant>
        <vt:i4>5</vt:i4>
      </vt:variant>
      <vt:variant>
        <vt:lpwstr/>
      </vt:variant>
      <vt:variant>
        <vt:lpwstr>_Toc224308200</vt:lpwstr>
      </vt:variant>
      <vt:variant>
        <vt:i4>1507383</vt:i4>
      </vt:variant>
      <vt:variant>
        <vt:i4>98</vt:i4>
      </vt:variant>
      <vt:variant>
        <vt:i4>0</vt:i4>
      </vt:variant>
      <vt:variant>
        <vt:i4>5</vt:i4>
      </vt:variant>
      <vt:variant>
        <vt:lpwstr/>
      </vt:variant>
      <vt:variant>
        <vt:lpwstr>_Toc224308199</vt:lpwstr>
      </vt:variant>
      <vt:variant>
        <vt:i4>1507383</vt:i4>
      </vt:variant>
      <vt:variant>
        <vt:i4>92</vt:i4>
      </vt:variant>
      <vt:variant>
        <vt:i4>0</vt:i4>
      </vt:variant>
      <vt:variant>
        <vt:i4>5</vt:i4>
      </vt:variant>
      <vt:variant>
        <vt:lpwstr/>
      </vt:variant>
      <vt:variant>
        <vt:lpwstr>_Toc224308198</vt:lpwstr>
      </vt:variant>
      <vt:variant>
        <vt:i4>1507383</vt:i4>
      </vt:variant>
      <vt:variant>
        <vt:i4>86</vt:i4>
      </vt:variant>
      <vt:variant>
        <vt:i4>0</vt:i4>
      </vt:variant>
      <vt:variant>
        <vt:i4>5</vt:i4>
      </vt:variant>
      <vt:variant>
        <vt:lpwstr/>
      </vt:variant>
      <vt:variant>
        <vt:lpwstr>_Toc224308197</vt:lpwstr>
      </vt:variant>
      <vt:variant>
        <vt:i4>1507383</vt:i4>
      </vt:variant>
      <vt:variant>
        <vt:i4>80</vt:i4>
      </vt:variant>
      <vt:variant>
        <vt:i4>0</vt:i4>
      </vt:variant>
      <vt:variant>
        <vt:i4>5</vt:i4>
      </vt:variant>
      <vt:variant>
        <vt:lpwstr/>
      </vt:variant>
      <vt:variant>
        <vt:lpwstr>_Toc224308196</vt:lpwstr>
      </vt:variant>
      <vt:variant>
        <vt:i4>1507383</vt:i4>
      </vt:variant>
      <vt:variant>
        <vt:i4>74</vt:i4>
      </vt:variant>
      <vt:variant>
        <vt:i4>0</vt:i4>
      </vt:variant>
      <vt:variant>
        <vt:i4>5</vt:i4>
      </vt:variant>
      <vt:variant>
        <vt:lpwstr/>
      </vt:variant>
      <vt:variant>
        <vt:lpwstr>_Toc224308195</vt:lpwstr>
      </vt:variant>
      <vt:variant>
        <vt:i4>1507383</vt:i4>
      </vt:variant>
      <vt:variant>
        <vt:i4>68</vt:i4>
      </vt:variant>
      <vt:variant>
        <vt:i4>0</vt:i4>
      </vt:variant>
      <vt:variant>
        <vt:i4>5</vt:i4>
      </vt:variant>
      <vt:variant>
        <vt:lpwstr/>
      </vt:variant>
      <vt:variant>
        <vt:lpwstr>_Toc224308194</vt:lpwstr>
      </vt:variant>
      <vt:variant>
        <vt:i4>1507383</vt:i4>
      </vt:variant>
      <vt:variant>
        <vt:i4>62</vt:i4>
      </vt:variant>
      <vt:variant>
        <vt:i4>0</vt:i4>
      </vt:variant>
      <vt:variant>
        <vt:i4>5</vt:i4>
      </vt:variant>
      <vt:variant>
        <vt:lpwstr/>
      </vt:variant>
      <vt:variant>
        <vt:lpwstr>_Toc224308193</vt:lpwstr>
      </vt:variant>
      <vt:variant>
        <vt:i4>1507383</vt:i4>
      </vt:variant>
      <vt:variant>
        <vt:i4>56</vt:i4>
      </vt:variant>
      <vt:variant>
        <vt:i4>0</vt:i4>
      </vt:variant>
      <vt:variant>
        <vt:i4>5</vt:i4>
      </vt:variant>
      <vt:variant>
        <vt:lpwstr/>
      </vt:variant>
      <vt:variant>
        <vt:lpwstr>_Toc224308192</vt:lpwstr>
      </vt:variant>
      <vt:variant>
        <vt:i4>1507383</vt:i4>
      </vt:variant>
      <vt:variant>
        <vt:i4>50</vt:i4>
      </vt:variant>
      <vt:variant>
        <vt:i4>0</vt:i4>
      </vt:variant>
      <vt:variant>
        <vt:i4>5</vt:i4>
      </vt:variant>
      <vt:variant>
        <vt:lpwstr/>
      </vt:variant>
      <vt:variant>
        <vt:lpwstr>_Toc224308191</vt:lpwstr>
      </vt:variant>
      <vt:variant>
        <vt:i4>1507383</vt:i4>
      </vt:variant>
      <vt:variant>
        <vt:i4>44</vt:i4>
      </vt:variant>
      <vt:variant>
        <vt:i4>0</vt:i4>
      </vt:variant>
      <vt:variant>
        <vt:i4>5</vt:i4>
      </vt:variant>
      <vt:variant>
        <vt:lpwstr/>
      </vt:variant>
      <vt:variant>
        <vt:lpwstr>_Toc224308190</vt:lpwstr>
      </vt:variant>
      <vt:variant>
        <vt:i4>1441847</vt:i4>
      </vt:variant>
      <vt:variant>
        <vt:i4>38</vt:i4>
      </vt:variant>
      <vt:variant>
        <vt:i4>0</vt:i4>
      </vt:variant>
      <vt:variant>
        <vt:i4>5</vt:i4>
      </vt:variant>
      <vt:variant>
        <vt:lpwstr/>
      </vt:variant>
      <vt:variant>
        <vt:lpwstr>_Toc224308189</vt:lpwstr>
      </vt:variant>
      <vt:variant>
        <vt:i4>1441847</vt:i4>
      </vt:variant>
      <vt:variant>
        <vt:i4>32</vt:i4>
      </vt:variant>
      <vt:variant>
        <vt:i4>0</vt:i4>
      </vt:variant>
      <vt:variant>
        <vt:i4>5</vt:i4>
      </vt:variant>
      <vt:variant>
        <vt:lpwstr/>
      </vt:variant>
      <vt:variant>
        <vt:lpwstr>_Toc224308188</vt:lpwstr>
      </vt:variant>
      <vt:variant>
        <vt:i4>1441847</vt:i4>
      </vt:variant>
      <vt:variant>
        <vt:i4>26</vt:i4>
      </vt:variant>
      <vt:variant>
        <vt:i4>0</vt:i4>
      </vt:variant>
      <vt:variant>
        <vt:i4>5</vt:i4>
      </vt:variant>
      <vt:variant>
        <vt:lpwstr/>
      </vt:variant>
      <vt:variant>
        <vt:lpwstr>_Toc224308187</vt:lpwstr>
      </vt:variant>
      <vt:variant>
        <vt:i4>1441847</vt:i4>
      </vt:variant>
      <vt:variant>
        <vt:i4>20</vt:i4>
      </vt:variant>
      <vt:variant>
        <vt:i4>0</vt:i4>
      </vt:variant>
      <vt:variant>
        <vt:i4>5</vt:i4>
      </vt:variant>
      <vt:variant>
        <vt:lpwstr/>
      </vt:variant>
      <vt:variant>
        <vt:lpwstr>_Toc224308186</vt:lpwstr>
      </vt:variant>
      <vt:variant>
        <vt:i4>1441847</vt:i4>
      </vt:variant>
      <vt:variant>
        <vt:i4>14</vt:i4>
      </vt:variant>
      <vt:variant>
        <vt:i4>0</vt:i4>
      </vt:variant>
      <vt:variant>
        <vt:i4>5</vt:i4>
      </vt:variant>
      <vt:variant>
        <vt:lpwstr/>
      </vt:variant>
      <vt:variant>
        <vt:lpwstr>_Toc224308185</vt:lpwstr>
      </vt:variant>
      <vt:variant>
        <vt:i4>1441847</vt:i4>
      </vt:variant>
      <vt:variant>
        <vt:i4>8</vt:i4>
      </vt:variant>
      <vt:variant>
        <vt:i4>0</vt:i4>
      </vt:variant>
      <vt:variant>
        <vt:i4>5</vt:i4>
      </vt:variant>
      <vt:variant>
        <vt:lpwstr/>
      </vt:variant>
      <vt:variant>
        <vt:lpwstr>_Toc224308184</vt:lpwstr>
      </vt:variant>
      <vt:variant>
        <vt:i4>1441847</vt:i4>
      </vt:variant>
      <vt:variant>
        <vt:i4>2</vt:i4>
      </vt:variant>
      <vt:variant>
        <vt:i4>0</vt:i4>
      </vt:variant>
      <vt:variant>
        <vt:i4>5</vt:i4>
      </vt:variant>
      <vt:variant>
        <vt:lpwstr/>
      </vt:variant>
      <vt:variant>
        <vt:lpwstr>_Toc224308183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Eshta Bhardwaj</dc:creator>
  <cp:keywords/>
  <dc:description/>
  <cp:lastModifiedBy>Linda Jacobson</cp:lastModifiedBy>
  <cp:revision>221</cp:revision>
  <dcterms:created xsi:type="dcterms:W3CDTF">2026-02-08T22:41:00Z</dcterms:created>
  <dcterms:modified xsi:type="dcterms:W3CDTF">2026-03-20T17:37:00Z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0x01010066FBF00F48B50843B713DB597E5B42AA</vt:lpwstr>
  </property>
  <property fmtid="{D5CDD505-2E9C-101B-9397-08002B2CF9AE}" pid="3" name="MediaServiceImageTags">
    <vt:lpwstr/>
  </property>
  <property fmtid="{D5CDD505-2E9C-101B-9397-08002B2CF9AE}" pid="4" name="GrammarlyDocumentId">
    <vt:lpwstr>42ec2098c61facc28cc9f11194d1148e74b6b55243feea1062c872b2a94c3554</vt:lpwstr>
  </property>
  <property fmtid="{D5CDD505-2E9C-101B-9397-08002B2CF9AE}" pid="5" name="docLang">
    <vt:lpwstr>en</vt:lpwstr>
  </property>
</Properties>
</file>