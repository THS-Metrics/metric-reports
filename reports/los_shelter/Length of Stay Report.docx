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9CA8" w14:textId="167E7907" w:rsidR="00D74A4E" w:rsidRPr="00D74A4E" w:rsidRDefault="00D74A4E" w:rsidP="00D74A4E">
      <w:pPr>
        <w:shd w:val="clear" w:color="auto" w:fill="E2EFD9" w:themeFill="accent6" w:themeFillTint="33"/>
        <w:spacing w:line="240" w:lineRule="auto"/>
        <w:contextualSpacing/>
        <w:jc w:val="center"/>
        <w:rPr>
          <w:rFonts w:eastAsiaTheme="majorEastAsia" w:cstheme="minorHAnsi"/>
          <w:b/>
          <w:bCs/>
          <w:spacing w:val="-10"/>
          <w:kern w:val="28"/>
          <w:sz w:val="40"/>
          <w:szCs w:val="40"/>
        </w:rPr>
      </w:pPr>
      <w:bookmarkStart w:id="0" w:name="_Toc60573240"/>
      <w:r>
        <w:rPr>
          <w:rFonts w:eastAsiaTheme="majorEastAsia" w:cstheme="minorHAnsi"/>
          <w:b/>
          <w:bCs/>
          <w:spacing w:val="-10"/>
          <w:kern w:val="28"/>
          <w:sz w:val="40"/>
          <w:szCs w:val="40"/>
        </w:rPr>
        <w:t>Length of Stay</w:t>
      </w:r>
      <w:r w:rsidR="0035690B">
        <w:rPr>
          <w:rFonts w:eastAsiaTheme="majorEastAsia" w:cstheme="minorHAnsi"/>
          <w:b/>
          <w:bCs/>
          <w:spacing w:val="-10"/>
          <w:kern w:val="28"/>
          <w:sz w:val="40"/>
          <w:szCs w:val="40"/>
        </w:rPr>
        <w:t>: Shelter and Foster</w:t>
      </w:r>
    </w:p>
    <w:p w14:paraId="0B5E30EA" w14:textId="3FFEC508" w:rsidR="00D856FD" w:rsidRPr="00D856FD" w:rsidRDefault="00D856FD" w:rsidP="00D856FD"/>
    <w:sdt>
      <w:sdtPr>
        <w:rPr>
          <w:rFonts w:eastAsiaTheme="minorHAnsi"/>
          <w:b w:val="0"/>
          <w:bCs w:val="0"/>
          <w:color w:val="808080" w:themeColor="background1" w:themeShade="80"/>
          <w:sz w:val="24"/>
          <w:szCs w:val="20"/>
        </w:rPr>
        <w:id w:val="630934206"/>
        <w:docPartObj>
          <w:docPartGallery w:val="Table of Contents"/>
          <w:docPartUnique/>
        </w:docPartObj>
      </w:sdtPr>
      <w:sdtContent>
        <w:p w14:paraId="18B599B6" w14:textId="31B69C7C" w:rsidR="00E34A14" w:rsidRPr="006F69D5" w:rsidRDefault="00E34A14" w:rsidP="007A7919">
          <w:pPr>
            <w:pStyle w:val="TOCHeading"/>
            <w:rPr>
              <w:sz w:val="24"/>
              <w:szCs w:val="24"/>
            </w:rPr>
          </w:pPr>
          <w:r>
            <w:t>Contents</w:t>
          </w:r>
        </w:p>
        <w:p w14:paraId="5D5609F6" w14:textId="240ED646" w:rsidR="00B801AD" w:rsidRDefault="00B801AD" w:rsidP="104AEF38">
          <w:pPr>
            <w:pStyle w:val="TOC1"/>
            <w:tabs>
              <w:tab w:val="clear" w:pos="9350"/>
              <w:tab w:val="right" w:leader="dot" w:pos="9345"/>
            </w:tabs>
            <w:rPr>
              <w:rStyle w:val="Hyperlink"/>
              <w:kern w:val="2"/>
              <w14:ligatures w14:val="standardContextual"/>
            </w:rPr>
          </w:pPr>
          <w:r>
            <w:fldChar w:fldCharType="begin"/>
          </w:r>
          <w:r w:rsidR="0035690B">
            <w:instrText>TOC \o "1-3" \z \u \h</w:instrText>
          </w:r>
          <w:r>
            <w:fldChar w:fldCharType="separate"/>
          </w:r>
          <w:hyperlink w:anchor="_Toc834983081">
            <w:r w:rsidR="104AEF38" w:rsidRPr="104AEF38">
              <w:rPr>
                <w:rStyle w:val="Hyperlink"/>
              </w:rPr>
              <w:t>Overview</w:t>
            </w:r>
            <w:r w:rsidR="0035690B">
              <w:tab/>
            </w:r>
            <w:r w:rsidR="0035690B">
              <w:fldChar w:fldCharType="begin"/>
            </w:r>
            <w:r w:rsidR="0035690B">
              <w:instrText>PAGEREF _Toc834983081 \h</w:instrText>
            </w:r>
            <w:r w:rsidR="0035690B">
              <w:fldChar w:fldCharType="separate"/>
            </w:r>
            <w:r w:rsidR="104AEF38" w:rsidRPr="104AEF38">
              <w:rPr>
                <w:rStyle w:val="Hyperlink"/>
              </w:rPr>
              <w:t>2</w:t>
            </w:r>
            <w:r w:rsidR="0035690B">
              <w:fldChar w:fldCharType="end"/>
            </w:r>
          </w:hyperlink>
        </w:p>
        <w:p w14:paraId="48C91190" w14:textId="2B3765E1" w:rsidR="00B801AD" w:rsidRDefault="104AEF38" w:rsidP="104AEF38">
          <w:pPr>
            <w:pStyle w:val="TOC2"/>
            <w:tabs>
              <w:tab w:val="clear" w:pos="9350"/>
              <w:tab w:val="right" w:leader="dot" w:pos="9345"/>
            </w:tabs>
            <w:rPr>
              <w:rStyle w:val="Hyperlink"/>
              <w:kern w:val="2"/>
              <w14:ligatures w14:val="standardContextual"/>
            </w:rPr>
          </w:pPr>
          <w:hyperlink w:anchor="_Toc893185428">
            <w:r w:rsidRPr="104AEF38">
              <w:rPr>
                <w:rStyle w:val="Hyperlink"/>
              </w:rPr>
              <w:t>Purpose and Scope</w:t>
            </w:r>
            <w:r w:rsidR="00B801AD">
              <w:tab/>
            </w:r>
            <w:r w:rsidR="00B801AD">
              <w:fldChar w:fldCharType="begin"/>
            </w:r>
            <w:r w:rsidR="00B801AD">
              <w:instrText>PAGEREF _Toc893185428 \h</w:instrText>
            </w:r>
            <w:r w:rsidR="00B801AD">
              <w:fldChar w:fldCharType="separate"/>
            </w:r>
            <w:r w:rsidRPr="104AEF38">
              <w:rPr>
                <w:rStyle w:val="Hyperlink"/>
              </w:rPr>
              <w:t>2</w:t>
            </w:r>
            <w:r w:rsidR="00B801AD">
              <w:fldChar w:fldCharType="end"/>
            </w:r>
          </w:hyperlink>
        </w:p>
        <w:p w14:paraId="64B38A11" w14:textId="4ACA0BC3" w:rsidR="00B801AD" w:rsidRDefault="104AEF38" w:rsidP="104AEF38">
          <w:pPr>
            <w:pStyle w:val="TOC3"/>
            <w:tabs>
              <w:tab w:val="right" w:leader="dot" w:pos="9345"/>
            </w:tabs>
            <w:rPr>
              <w:rStyle w:val="Hyperlink"/>
              <w:noProof/>
              <w:kern w:val="2"/>
              <w14:ligatures w14:val="standardContextual"/>
            </w:rPr>
          </w:pPr>
          <w:hyperlink w:anchor="_Toc1837192724">
            <w:r w:rsidRPr="104AEF38">
              <w:rPr>
                <w:rStyle w:val="Hyperlink"/>
              </w:rPr>
              <w:t>Purpose</w:t>
            </w:r>
            <w:r w:rsidR="00B801AD">
              <w:tab/>
            </w:r>
            <w:r w:rsidR="00B801AD">
              <w:fldChar w:fldCharType="begin"/>
            </w:r>
            <w:r w:rsidR="00B801AD">
              <w:instrText>PAGEREF _Toc1837192724 \h</w:instrText>
            </w:r>
            <w:r w:rsidR="00B801AD">
              <w:fldChar w:fldCharType="separate"/>
            </w:r>
            <w:r w:rsidRPr="104AEF38">
              <w:rPr>
                <w:rStyle w:val="Hyperlink"/>
              </w:rPr>
              <w:t>2</w:t>
            </w:r>
            <w:r w:rsidR="00B801AD">
              <w:fldChar w:fldCharType="end"/>
            </w:r>
          </w:hyperlink>
        </w:p>
        <w:p w14:paraId="56C49653" w14:textId="5C065E79" w:rsidR="00B801AD" w:rsidRDefault="104AEF38" w:rsidP="104AEF38">
          <w:pPr>
            <w:pStyle w:val="TOC3"/>
            <w:tabs>
              <w:tab w:val="right" w:leader="dot" w:pos="9345"/>
            </w:tabs>
            <w:rPr>
              <w:rStyle w:val="Hyperlink"/>
              <w:noProof/>
              <w:kern w:val="2"/>
              <w14:ligatures w14:val="standardContextual"/>
            </w:rPr>
          </w:pPr>
          <w:hyperlink w:anchor="_Toc1498036298">
            <w:r w:rsidRPr="104AEF38">
              <w:rPr>
                <w:rStyle w:val="Hyperlink"/>
              </w:rPr>
              <w:t>Rationale</w:t>
            </w:r>
            <w:r w:rsidR="00B801AD">
              <w:tab/>
            </w:r>
            <w:r w:rsidR="00B801AD">
              <w:fldChar w:fldCharType="begin"/>
            </w:r>
            <w:r w:rsidR="00B801AD">
              <w:instrText>PAGEREF _Toc1498036298 \h</w:instrText>
            </w:r>
            <w:r w:rsidR="00B801AD">
              <w:fldChar w:fldCharType="separate"/>
            </w:r>
            <w:r w:rsidRPr="104AEF38">
              <w:rPr>
                <w:rStyle w:val="Hyperlink"/>
              </w:rPr>
              <w:t>2</w:t>
            </w:r>
            <w:r w:rsidR="00B801AD">
              <w:fldChar w:fldCharType="end"/>
            </w:r>
          </w:hyperlink>
        </w:p>
        <w:p w14:paraId="4EC7DA6C" w14:textId="43B05D6E" w:rsidR="00B801AD" w:rsidRDefault="104AEF38" w:rsidP="104AEF38">
          <w:pPr>
            <w:pStyle w:val="TOC3"/>
            <w:tabs>
              <w:tab w:val="right" w:leader="dot" w:pos="9345"/>
            </w:tabs>
            <w:rPr>
              <w:rStyle w:val="Hyperlink"/>
              <w:noProof/>
              <w:kern w:val="2"/>
              <w14:ligatures w14:val="standardContextual"/>
            </w:rPr>
          </w:pPr>
          <w:hyperlink w:anchor="_Toc2093484429">
            <w:r w:rsidRPr="104AEF38">
              <w:rPr>
                <w:rStyle w:val="Hyperlink"/>
              </w:rPr>
              <w:t>Scope</w:t>
            </w:r>
            <w:r w:rsidR="00B801AD">
              <w:tab/>
            </w:r>
            <w:r w:rsidR="00B801AD">
              <w:fldChar w:fldCharType="begin"/>
            </w:r>
            <w:r w:rsidR="00B801AD">
              <w:instrText>PAGEREF _Toc2093484429 \h</w:instrText>
            </w:r>
            <w:r w:rsidR="00B801AD">
              <w:fldChar w:fldCharType="separate"/>
            </w:r>
            <w:r w:rsidRPr="104AEF38">
              <w:rPr>
                <w:rStyle w:val="Hyperlink"/>
              </w:rPr>
              <w:t>2</w:t>
            </w:r>
            <w:r w:rsidR="00B801AD">
              <w:fldChar w:fldCharType="end"/>
            </w:r>
          </w:hyperlink>
        </w:p>
        <w:p w14:paraId="64134D21" w14:textId="57ABAB23" w:rsidR="00B801AD" w:rsidRDefault="104AEF38" w:rsidP="104AEF38">
          <w:pPr>
            <w:pStyle w:val="TOC3"/>
            <w:tabs>
              <w:tab w:val="right" w:leader="dot" w:pos="9345"/>
            </w:tabs>
            <w:rPr>
              <w:rStyle w:val="Hyperlink"/>
              <w:noProof/>
              <w:kern w:val="2"/>
              <w14:ligatures w14:val="standardContextual"/>
            </w:rPr>
          </w:pPr>
          <w:hyperlink w:anchor="_Toc1743409752">
            <w:r w:rsidRPr="104AEF38">
              <w:rPr>
                <w:rStyle w:val="Hyperlink"/>
              </w:rPr>
              <w:t>Operational Areas Encompassed</w:t>
            </w:r>
            <w:r w:rsidR="00B801AD">
              <w:tab/>
            </w:r>
            <w:r w:rsidR="00B801AD">
              <w:fldChar w:fldCharType="begin"/>
            </w:r>
            <w:r w:rsidR="00B801AD">
              <w:instrText>PAGEREF _Toc1743409752 \h</w:instrText>
            </w:r>
            <w:r w:rsidR="00B801AD">
              <w:fldChar w:fldCharType="separate"/>
            </w:r>
            <w:r w:rsidRPr="104AEF38">
              <w:rPr>
                <w:rStyle w:val="Hyperlink"/>
              </w:rPr>
              <w:t>2</w:t>
            </w:r>
            <w:r w:rsidR="00B801AD">
              <w:fldChar w:fldCharType="end"/>
            </w:r>
          </w:hyperlink>
        </w:p>
        <w:p w14:paraId="5382DA68" w14:textId="1B2AFE2C" w:rsidR="00B801AD" w:rsidRDefault="104AEF38" w:rsidP="104AEF38">
          <w:pPr>
            <w:pStyle w:val="TOC2"/>
            <w:tabs>
              <w:tab w:val="clear" w:pos="9350"/>
              <w:tab w:val="right" w:leader="dot" w:pos="9345"/>
            </w:tabs>
            <w:rPr>
              <w:rStyle w:val="Hyperlink"/>
              <w:kern w:val="2"/>
              <w14:ligatures w14:val="standardContextual"/>
            </w:rPr>
          </w:pPr>
          <w:hyperlink w:anchor="_Toc302368566">
            <w:r w:rsidRPr="104AEF38">
              <w:rPr>
                <w:rStyle w:val="Hyperlink"/>
              </w:rPr>
              <w:t>Methodology</w:t>
            </w:r>
            <w:r w:rsidR="00B801AD">
              <w:tab/>
            </w:r>
            <w:r w:rsidR="00B801AD">
              <w:fldChar w:fldCharType="begin"/>
            </w:r>
            <w:r w:rsidR="00B801AD">
              <w:instrText>PAGEREF _Toc302368566 \h</w:instrText>
            </w:r>
            <w:r w:rsidR="00B801AD">
              <w:fldChar w:fldCharType="separate"/>
            </w:r>
            <w:r w:rsidRPr="104AEF38">
              <w:rPr>
                <w:rStyle w:val="Hyperlink"/>
              </w:rPr>
              <w:t>3</w:t>
            </w:r>
            <w:r w:rsidR="00B801AD">
              <w:fldChar w:fldCharType="end"/>
            </w:r>
          </w:hyperlink>
        </w:p>
        <w:p w14:paraId="5E01A571" w14:textId="4EF546AB" w:rsidR="00B801AD" w:rsidRDefault="104AEF38" w:rsidP="104AEF38">
          <w:pPr>
            <w:pStyle w:val="TOC3"/>
            <w:tabs>
              <w:tab w:val="right" w:leader="dot" w:pos="9345"/>
            </w:tabs>
            <w:rPr>
              <w:rStyle w:val="Hyperlink"/>
              <w:noProof/>
              <w:kern w:val="2"/>
              <w14:ligatures w14:val="standardContextual"/>
            </w:rPr>
          </w:pPr>
          <w:hyperlink w:anchor="_Toc790107439">
            <w:r w:rsidRPr="104AEF38">
              <w:rPr>
                <w:rStyle w:val="Hyperlink"/>
              </w:rPr>
              <w:t>Decisions</w:t>
            </w:r>
            <w:r w:rsidR="00B801AD">
              <w:tab/>
            </w:r>
            <w:r w:rsidR="00B801AD">
              <w:fldChar w:fldCharType="begin"/>
            </w:r>
            <w:r w:rsidR="00B801AD">
              <w:instrText>PAGEREF _Toc790107439 \h</w:instrText>
            </w:r>
            <w:r w:rsidR="00B801AD">
              <w:fldChar w:fldCharType="separate"/>
            </w:r>
            <w:r w:rsidRPr="104AEF38">
              <w:rPr>
                <w:rStyle w:val="Hyperlink"/>
              </w:rPr>
              <w:t>3</w:t>
            </w:r>
            <w:r w:rsidR="00B801AD">
              <w:fldChar w:fldCharType="end"/>
            </w:r>
          </w:hyperlink>
        </w:p>
        <w:p w14:paraId="0034BBD8" w14:textId="0C690AB6" w:rsidR="00B801AD" w:rsidRDefault="104AEF38" w:rsidP="104AEF38">
          <w:pPr>
            <w:pStyle w:val="TOC3"/>
            <w:tabs>
              <w:tab w:val="right" w:leader="dot" w:pos="9345"/>
            </w:tabs>
            <w:rPr>
              <w:rStyle w:val="Hyperlink"/>
              <w:noProof/>
              <w:kern w:val="2"/>
              <w14:ligatures w14:val="standardContextual"/>
            </w:rPr>
          </w:pPr>
          <w:hyperlink w:anchor="_Toc739603631">
            <w:r w:rsidRPr="104AEF38">
              <w:rPr>
                <w:rStyle w:val="Hyperlink"/>
              </w:rPr>
              <w:t>Stratification</w:t>
            </w:r>
            <w:r w:rsidR="00B801AD">
              <w:tab/>
            </w:r>
            <w:r w:rsidR="00B801AD">
              <w:fldChar w:fldCharType="begin"/>
            </w:r>
            <w:r w:rsidR="00B801AD">
              <w:instrText>PAGEREF _Toc739603631 \h</w:instrText>
            </w:r>
            <w:r w:rsidR="00B801AD">
              <w:fldChar w:fldCharType="separate"/>
            </w:r>
            <w:r w:rsidRPr="104AEF38">
              <w:rPr>
                <w:rStyle w:val="Hyperlink"/>
              </w:rPr>
              <w:t>3</w:t>
            </w:r>
            <w:r w:rsidR="00B801AD">
              <w:fldChar w:fldCharType="end"/>
            </w:r>
          </w:hyperlink>
        </w:p>
        <w:p w14:paraId="0216EE24" w14:textId="062A81E0" w:rsidR="00B801AD" w:rsidRDefault="104AEF38" w:rsidP="104AEF38">
          <w:pPr>
            <w:pStyle w:val="TOC3"/>
            <w:tabs>
              <w:tab w:val="right" w:leader="dot" w:pos="9345"/>
            </w:tabs>
            <w:rPr>
              <w:rStyle w:val="Hyperlink"/>
              <w:noProof/>
              <w:kern w:val="2"/>
              <w14:ligatures w14:val="standardContextual"/>
            </w:rPr>
          </w:pPr>
          <w:hyperlink w:anchor="_Toc1669331717">
            <w:r w:rsidRPr="104AEF38">
              <w:rPr>
                <w:rStyle w:val="Hyperlink"/>
              </w:rPr>
              <w:t>Timeframe</w:t>
            </w:r>
            <w:r w:rsidR="00B801AD">
              <w:tab/>
            </w:r>
            <w:r w:rsidR="00B801AD">
              <w:fldChar w:fldCharType="begin"/>
            </w:r>
            <w:r w:rsidR="00B801AD">
              <w:instrText>PAGEREF _Toc1669331717 \h</w:instrText>
            </w:r>
            <w:r w:rsidR="00B801AD">
              <w:fldChar w:fldCharType="separate"/>
            </w:r>
            <w:r w:rsidRPr="104AEF38">
              <w:rPr>
                <w:rStyle w:val="Hyperlink"/>
              </w:rPr>
              <w:t>3</w:t>
            </w:r>
            <w:r w:rsidR="00B801AD">
              <w:fldChar w:fldCharType="end"/>
            </w:r>
          </w:hyperlink>
        </w:p>
        <w:p w14:paraId="44BA960C" w14:textId="2429C5B7" w:rsidR="00B801AD" w:rsidRDefault="104AEF38" w:rsidP="104AEF38">
          <w:pPr>
            <w:pStyle w:val="TOC3"/>
            <w:tabs>
              <w:tab w:val="right" w:leader="dot" w:pos="9345"/>
            </w:tabs>
            <w:rPr>
              <w:rStyle w:val="Hyperlink"/>
              <w:noProof/>
              <w:kern w:val="2"/>
              <w14:ligatures w14:val="standardContextual"/>
            </w:rPr>
          </w:pPr>
          <w:hyperlink w:anchor="_Toc332206972">
            <w:r w:rsidRPr="104AEF38">
              <w:rPr>
                <w:rStyle w:val="Hyperlink"/>
              </w:rPr>
              <w:t>Animals included</w:t>
            </w:r>
            <w:r w:rsidR="00B801AD">
              <w:tab/>
            </w:r>
            <w:r w:rsidR="00B801AD">
              <w:fldChar w:fldCharType="begin"/>
            </w:r>
            <w:r w:rsidR="00B801AD">
              <w:instrText>PAGEREF _Toc332206972 \h</w:instrText>
            </w:r>
            <w:r w:rsidR="00B801AD">
              <w:fldChar w:fldCharType="separate"/>
            </w:r>
            <w:r w:rsidRPr="104AEF38">
              <w:rPr>
                <w:rStyle w:val="Hyperlink"/>
              </w:rPr>
              <w:t>3</w:t>
            </w:r>
            <w:r w:rsidR="00B801AD">
              <w:fldChar w:fldCharType="end"/>
            </w:r>
          </w:hyperlink>
        </w:p>
        <w:p w14:paraId="451B30B3" w14:textId="5B850030" w:rsidR="00B801AD" w:rsidRDefault="104AEF38" w:rsidP="104AEF38">
          <w:pPr>
            <w:pStyle w:val="TOC3"/>
            <w:tabs>
              <w:tab w:val="right" w:leader="dot" w:pos="9345"/>
            </w:tabs>
            <w:rPr>
              <w:rStyle w:val="Hyperlink"/>
              <w:noProof/>
              <w:kern w:val="2"/>
              <w14:ligatures w14:val="standardContextual"/>
            </w:rPr>
          </w:pPr>
          <w:hyperlink w:anchor="_Toc737736147">
            <w:r w:rsidRPr="104AEF38">
              <w:rPr>
                <w:rStyle w:val="Hyperlink"/>
              </w:rPr>
              <w:t>Calculations</w:t>
            </w:r>
            <w:r w:rsidR="00B801AD">
              <w:tab/>
            </w:r>
            <w:r w:rsidR="00B801AD">
              <w:fldChar w:fldCharType="begin"/>
            </w:r>
            <w:r w:rsidR="00B801AD">
              <w:instrText>PAGEREF _Toc737736147 \h</w:instrText>
            </w:r>
            <w:r w:rsidR="00B801AD">
              <w:fldChar w:fldCharType="separate"/>
            </w:r>
            <w:r w:rsidRPr="104AEF38">
              <w:rPr>
                <w:rStyle w:val="Hyperlink"/>
              </w:rPr>
              <w:t>4</w:t>
            </w:r>
            <w:r w:rsidR="00B801AD">
              <w:fldChar w:fldCharType="end"/>
            </w:r>
          </w:hyperlink>
        </w:p>
        <w:p w14:paraId="3F282196" w14:textId="23D1ED4B" w:rsidR="00B801AD" w:rsidRDefault="104AEF38" w:rsidP="104AEF38">
          <w:pPr>
            <w:pStyle w:val="TOC1"/>
            <w:tabs>
              <w:tab w:val="clear" w:pos="9350"/>
              <w:tab w:val="right" w:leader="dot" w:pos="9345"/>
            </w:tabs>
            <w:rPr>
              <w:rStyle w:val="Hyperlink"/>
              <w:kern w:val="2"/>
              <w14:ligatures w14:val="standardContextual"/>
            </w:rPr>
          </w:pPr>
          <w:hyperlink w:anchor="_Toc1025465006">
            <w:r w:rsidRPr="104AEF38">
              <w:rPr>
                <w:rStyle w:val="Hyperlink"/>
              </w:rPr>
              <w:t>Report Outputs</w:t>
            </w:r>
            <w:r w:rsidR="00B801AD">
              <w:tab/>
            </w:r>
            <w:r w:rsidR="00B801AD">
              <w:fldChar w:fldCharType="begin"/>
            </w:r>
            <w:r w:rsidR="00B801AD">
              <w:instrText>PAGEREF _Toc1025465006 \h</w:instrText>
            </w:r>
            <w:r w:rsidR="00B801AD">
              <w:fldChar w:fldCharType="separate"/>
            </w:r>
            <w:r w:rsidRPr="104AEF38">
              <w:rPr>
                <w:rStyle w:val="Hyperlink"/>
              </w:rPr>
              <w:t>4</w:t>
            </w:r>
            <w:r w:rsidR="00B801AD">
              <w:fldChar w:fldCharType="end"/>
            </w:r>
          </w:hyperlink>
        </w:p>
        <w:p w14:paraId="019D5A2D" w14:textId="069EDD7E" w:rsidR="00B801AD" w:rsidRDefault="104AEF38" w:rsidP="104AEF38">
          <w:pPr>
            <w:pStyle w:val="TOC1"/>
            <w:tabs>
              <w:tab w:val="clear" w:pos="9350"/>
              <w:tab w:val="right" w:leader="dot" w:pos="9345"/>
            </w:tabs>
            <w:rPr>
              <w:rStyle w:val="Hyperlink"/>
              <w:kern w:val="2"/>
              <w14:ligatures w14:val="standardContextual"/>
            </w:rPr>
          </w:pPr>
          <w:hyperlink w:anchor="_Toc1057839493">
            <w:r w:rsidRPr="104AEF38">
              <w:rPr>
                <w:rStyle w:val="Hyperlink"/>
              </w:rPr>
              <w:t>Technical Implementation</w:t>
            </w:r>
            <w:r w:rsidR="00B801AD">
              <w:tab/>
            </w:r>
            <w:r w:rsidR="00B801AD">
              <w:fldChar w:fldCharType="begin"/>
            </w:r>
            <w:r w:rsidR="00B801AD">
              <w:instrText>PAGEREF _Toc1057839493 \h</w:instrText>
            </w:r>
            <w:r w:rsidR="00B801AD">
              <w:fldChar w:fldCharType="separate"/>
            </w:r>
            <w:r w:rsidRPr="104AEF38">
              <w:rPr>
                <w:rStyle w:val="Hyperlink"/>
              </w:rPr>
              <w:t>6</w:t>
            </w:r>
            <w:r w:rsidR="00B801AD">
              <w:fldChar w:fldCharType="end"/>
            </w:r>
          </w:hyperlink>
        </w:p>
        <w:p w14:paraId="0C992C4B" w14:textId="154C9E37" w:rsidR="00B801AD" w:rsidRDefault="104AEF38" w:rsidP="104AEF38">
          <w:pPr>
            <w:pStyle w:val="TOC2"/>
            <w:tabs>
              <w:tab w:val="clear" w:pos="9350"/>
              <w:tab w:val="right" w:leader="dot" w:pos="9345"/>
            </w:tabs>
            <w:rPr>
              <w:rStyle w:val="Hyperlink"/>
              <w:kern w:val="2"/>
              <w14:ligatures w14:val="standardContextual"/>
            </w:rPr>
          </w:pPr>
          <w:hyperlink w:anchor="_Toc565518004">
            <w:r w:rsidRPr="104AEF38">
              <w:rPr>
                <w:rStyle w:val="Hyperlink"/>
              </w:rPr>
              <w:t>Source Data Updates</w:t>
            </w:r>
            <w:r w:rsidR="00B801AD">
              <w:tab/>
            </w:r>
            <w:r w:rsidR="00B801AD">
              <w:fldChar w:fldCharType="begin"/>
            </w:r>
            <w:r w:rsidR="00B801AD">
              <w:instrText>PAGEREF _Toc565518004 \h</w:instrText>
            </w:r>
            <w:r w:rsidR="00B801AD">
              <w:fldChar w:fldCharType="separate"/>
            </w:r>
            <w:r w:rsidRPr="104AEF38">
              <w:rPr>
                <w:rStyle w:val="Hyperlink"/>
              </w:rPr>
              <w:t>7</w:t>
            </w:r>
            <w:r w:rsidR="00B801AD">
              <w:fldChar w:fldCharType="end"/>
            </w:r>
          </w:hyperlink>
        </w:p>
        <w:p w14:paraId="6B44F8B6" w14:textId="65B9D87A" w:rsidR="00B801AD" w:rsidRDefault="104AEF38" w:rsidP="104AEF38">
          <w:pPr>
            <w:pStyle w:val="TOC2"/>
            <w:tabs>
              <w:tab w:val="clear" w:pos="9350"/>
              <w:tab w:val="right" w:leader="dot" w:pos="9345"/>
            </w:tabs>
            <w:rPr>
              <w:rStyle w:val="Hyperlink"/>
              <w:kern w:val="2"/>
              <w14:ligatures w14:val="standardContextual"/>
            </w:rPr>
          </w:pPr>
          <w:hyperlink w:anchor="_Toc1182330225">
            <w:r w:rsidRPr="104AEF38">
              <w:rPr>
                <w:rStyle w:val="Hyperlink"/>
              </w:rPr>
              <w:t>Current Code Repository</w:t>
            </w:r>
            <w:r w:rsidR="00B801AD">
              <w:tab/>
            </w:r>
            <w:r w:rsidR="00B801AD">
              <w:fldChar w:fldCharType="begin"/>
            </w:r>
            <w:r w:rsidR="00B801AD">
              <w:instrText>PAGEREF _Toc1182330225 \h</w:instrText>
            </w:r>
            <w:r w:rsidR="00B801AD">
              <w:fldChar w:fldCharType="separate"/>
            </w:r>
            <w:r w:rsidRPr="104AEF38">
              <w:rPr>
                <w:rStyle w:val="Hyperlink"/>
              </w:rPr>
              <w:t>7</w:t>
            </w:r>
            <w:r w:rsidR="00B801AD">
              <w:fldChar w:fldCharType="end"/>
            </w:r>
          </w:hyperlink>
        </w:p>
        <w:p w14:paraId="50063DB0" w14:textId="55FD057A" w:rsidR="00B801AD" w:rsidRDefault="104AEF38" w:rsidP="104AEF38">
          <w:pPr>
            <w:pStyle w:val="TOC2"/>
            <w:tabs>
              <w:tab w:val="clear" w:pos="9350"/>
              <w:tab w:val="right" w:leader="dot" w:pos="9345"/>
            </w:tabs>
            <w:rPr>
              <w:rStyle w:val="Hyperlink"/>
              <w:kern w:val="2"/>
              <w14:ligatures w14:val="standardContextual"/>
            </w:rPr>
          </w:pPr>
          <w:hyperlink w:anchor="_Toc2115782058">
            <w:r w:rsidRPr="104AEF38">
              <w:rPr>
                <w:rStyle w:val="Hyperlink"/>
              </w:rPr>
              <w:t>Report Generation Logic</w:t>
            </w:r>
            <w:r w:rsidR="00B801AD">
              <w:tab/>
            </w:r>
            <w:r w:rsidR="00B801AD">
              <w:fldChar w:fldCharType="begin"/>
            </w:r>
            <w:r w:rsidR="00B801AD">
              <w:instrText>PAGEREF _Toc2115782058 \h</w:instrText>
            </w:r>
            <w:r w:rsidR="00B801AD">
              <w:fldChar w:fldCharType="separate"/>
            </w:r>
            <w:r w:rsidRPr="104AEF38">
              <w:rPr>
                <w:rStyle w:val="Hyperlink"/>
              </w:rPr>
              <w:t>7</w:t>
            </w:r>
            <w:r w:rsidR="00B801AD">
              <w:fldChar w:fldCharType="end"/>
            </w:r>
          </w:hyperlink>
        </w:p>
        <w:p w14:paraId="1A7969D3" w14:textId="7EC216FF" w:rsidR="00B801AD" w:rsidRDefault="104AEF38" w:rsidP="104AEF38">
          <w:pPr>
            <w:pStyle w:val="TOC2"/>
            <w:tabs>
              <w:tab w:val="clear" w:pos="9350"/>
              <w:tab w:val="right" w:leader="dot" w:pos="9345"/>
            </w:tabs>
            <w:rPr>
              <w:rStyle w:val="Hyperlink"/>
              <w:kern w:val="2"/>
              <w14:ligatures w14:val="standardContextual"/>
            </w:rPr>
          </w:pPr>
          <w:hyperlink w:anchor="_Toc1320066350">
            <w:r w:rsidRPr="104AEF38">
              <w:rPr>
                <w:rStyle w:val="Hyperlink"/>
              </w:rPr>
              <w:t>Data Outputs</w:t>
            </w:r>
            <w:r w:rsidR="00B801AD">
              <w:tab/>
            </w:r>
            <w:r w:rsidR="00B801AD">
              <w:fldChar w:fldCharType="begin"/>
            </w:r>
            <w:r w:rsidR="00B801AD">
              <w:instrText>PAGEREF _Toc1320066350 \h</w:instrText>
            </w:r>
            <w:r w:rsidR="00B801AD">
              <w:fldChar w:fldCharType="separate"/>
            </w:r>
            <w:r w:rsidRPr="104AEF38">
              <w:rPr>
                <w:rStyle w:val="Hyperlink"/>
              </w:rPr>
              <w:t>7</w:t>
            </w:r>
            <w:r w:rsidR="00B801AD">
              <w:fldChar w:fldCharType="end"/>
            </w:r>
          </w:hyperlink>
        </w:p>
        <w:p w14:paraId="3EDD71CF" w14:textId="0632FC2C" w:rsidR="00B801AD" w:rsidRDefault="104AEF38" w:rsidP="104AEF38">
          <w:pPr>
            <w:pStyle w:val="TOC3"/>
            <w:tabs>
              <w:tab w:val="right" w:leader="dot" w:pos="9345"/>
            </w:tabs>
            <w:rPr>
              <w:rStyle w:val="Hyperlink"/>
              <w:noProof/>
              <w:kern w:val="2"/>
              <w14:ligatures w14:val="standardContextual"/>
            </w:rPr>
          </w:pPr>
          <w:hyperlink w:anchor="_Toc2047671884">
            <w:r w:rsidRPr="104AEF38">
              <w:rPr>
                <w:rStyle w:val="Hyperlink"/>
              </w:rPr>
              <w:t>Excel-based Reporting File</w:t>
            </w:r>
            <w:r w:rsidR="00B801AD">
              <w:tab/>
            </w:r>
            <w:r w:rsidR="00B801AD">
              <w:fldChar w:fldCharType="begin"/>
            </w:r>
            <w:r w:rsidR="00B801AD">
              <w:instrText>PAGEREF _Toc2047671884 \h</w:instrText>
            </w:r>
            <w:r w:rsidR="00B801AD">
              <w:fldChar w:fldCharType="separate"/>
            </w:r>
            <w:r w:rsidRPr="104AEF38">
              <w:rPr>
                <w:rStyle w:val="Hyperlink"/>
              </w:rPr>
              <w:t>7</w:t>
            </w:r>
            <w:r w:rsidR="00B801AD">
              <w:fldChar w:fldCharType="end"/>
            </w:r>
          </w:hyperlink>
        </w:p>
        <w:p w14:paraId="5063E7D7" w14:textId="70362E63" w:rsidR="00B801AD" w:rsidRDefault="104AEF38" w:rsidP="104AEF38">
          <w:pPr>
            <w:pStyle w:val="TOC2"/>
            <w:tabs>
              <w:tab w:val="clear" w:pos="9350"/>
              <w:tab w:val="right" w:leader="dot" w:pos="9345"/>
            </w:tabs>
            <w:rPr>
              <w:rStyle w:val="Hyperlink"/>
              <w:kern w:val="2"/>
              <w14:ligatures w14:val="standardContextual"/>
            </w:rPr>
          </w:pPr>
          <w:hyperlink w:anchor="_Toc1480262392">
            <w:r w:rsidRPr="104AEF38">
              <w:rPr>
                <w:rStyle w:val="Hyperlink"/>
              </w:rPr>
              <w:t>Automation and Operations</w:t>
            </w:r>
            <w:r w:rsidR="00B801AD">
              <w:tab/>
            </w:r>
            <w:r w:rsidR="00B801AD">
              <w:fldChar w:fldCharType="begin"/>
            </w:r>
            <w:r w:rsidR="00B801AD">
              <w:instrText>PAGEREF _Toc1480262392 \h</w:instrText>
            </w:r>
            <w:r w:rsidR="00B801AD">
              <w:fldChar w:fldCharType="separate"/>
            </w:r>
            <w:r w:rsidRPr="104AEF38">
              <w:rPr>
                <w:rStyle w:val="Hyperlink"/>
              </w:rPr>
              <w:t>7</w:t>
            </w:r>
            <w:r w:rsidR="00B801AD">
              <w:fldChar w:fldCharType="end"/>
            </w:r>
          </w:hyperlink>
        </w:p>
        <w:p w14:paraId="23C2148D" w14:textId="7AF819CF" w:rsidR="00B801AD" w:rsidRDefault="104AEF38" w:rsidP="104AEF38">
          <w:pPr>
            <w:pStyle w:val="TOC3"/>
            <w:tabs>
              <w:tab w:val="right" w:leader="dot" w:pos="9345"/>
            </w:tabs>
            <w:rPr>
              <w:rStyle w:val="Hyperlink"/>
              <w:noProof/>
              <w:kern w:val="2"/>
              <w14:ligatures w14:val="standardContextual"/>
            </w:rPr>
          </w:pPr>
          <w:hyperlink w:anchor="_Toc155829879">
            <w:r w:rsidRPr="104AEF38">
              <w:rPr>
                <w:rStyle w:val="Hyperlink"/>
              </w:rPr>
              <w:t>Scheduled Execution</w:t>
            </w:r>
            <w:r w:rsidR="00B801AD">
              <w:tab/>
            </w:r>
            <w:r w:rsidR="00B801AD">
              <w:fldChar w:fldCharType="begin"/>
            </w:r>
            <w:r w:rsidR="00B801AD">
              <w:instrText>PAGEREF _Toc155829879 \h</w:instrText>
            </w:r>
            <w:r w:rsidR="00B801AD">
              <w:fldChar w:fldCharType="separate"/>
            </w:r>
            <w:r w:rsidRPr="104AEF38">
              <w:rPr>
                <w:rStyle w:val="Hyperlink"/>
              </w:rPr>
              <w:t>7</w:t>
            </w:r>
            <w:r w:rsidR="00B801AD">
              <w:fldChar w:fldCharType="end"/>
            </w:r>
          </w:hyperlink>
        </w:p>
        <w:p w14:paraId="679B18D9" w14:textId="74BFC593" w:rsidR="00B801AD" w:rsidRDefault="104AEF38" w:rsidP="104AEF38">
          <w:pPr>
            <w:pStyle w:val="TOC3"/>
            <w:tabs>
              <w:tab w:val="right" w:leader="dot" w:pos="9360"/>
            </w:tabs>
            <w:rPr>
              <w:rStyle w:val="Hyperlink"/>
              <w:kern w:val="2"/>
              <w14:ligatures w14:val="standardContextual"/>
            </w:rPr>
          </w:pPr>
          <w:hyperlink w:anchor="_Toc1651531313">
            <w:r w:rsidRPr="104AEF38">
              <w:rPr>
                <w:rStyle w:val="Hyperlink"/>
              </w:rPr>
              <w:t>Report Change Log</w:t>
            </w:r>
            <w:r w:rsidR="00B801AD">
              <w:tab/>
            </w:r>
            <w:r w:rsidR="00B801AD">
              <w:fldChar w:fldCharType="begin"/>
            </w:r>
            <w:r w:rsidR="00B801AD">
              <w:instrText>PAGEREF _Toc1651531313 \h</w:instrText>
            </w:r>
            <w:r w:rsidR="00B801AD">
              <w:fldChar w:fldCharType="separate"/>
            </w:r>
            <w:r w:rsidRPr="104AEF38">
              <w:rPr>
                <w:rStyle w:val="Hyperlink"/>
              </w:rPr>
              <w:t>8</w:t>
            </w:r>
            <w:r w:rsidR="00B801AD">
              <w:fldChar w:fldCharType="end"/>
            </w:r>
          </w:hyperlink>
          <w:r w:rsidR="00B801AD">
            <w:fldChar w:fldCharType="end"/>
          </w:r>
        </w:p>
      </w:sdtContent>
    </w:sdt>
    <w:bookmarkEnd w:id="0"/>
    <w:p w14:paraId="5099E056" w14:textId="4DA22F80" w:rsidR="00C81155" w:rsidRPr="00F42D7C" w:rsidRDefault="00C81155" w:rsidP="00C96C70"/>
    <w:p w14:paraId="2C7EAB12" w14:textId="77777777" w:rsidR="00F878D4" w:rsidRDefault="00F878D4">
      <w:pPr>
        <w:spacing w:after="160" w:line="259" w:lineRule="auto"/>
        <w:rPr>
          <w:rFonts w:cstheme="minorHAnsi"/>
          <w:b/>
          <w:bCs/>
          <w:color w:val="385623" w:themeColor="accent6" w:themeShade="80"/>
          <w:sz w:val="28"/>
        </w:rPr>
      </w:pPr>
      <w:r>
        <w:br w:type="page"/>
      </w:r>
    </w:p>
    <w:p w14:paraId="140381B8" w14:textId="77777777" w:rsidR="0035690B" w:rsidRDefault="0035690B" w:rsidP="007A7919">
      <w:pPr>
        <w:pStyle w:val="Heading2"/>
      </w:pPr>
    </w:p>
    <w:p w14:paraId="77B473EC" w14:textId="6A107272" w:rsidR="0091165E" w:rsidRPr="007A7919" w:rsidRDefault="004A4547" w:rsidP="0035690B">
      <w:pPr>
        <w:pStyle w:val="Heading1"/>
      </w:pPr>
      <w:bookmarkStart w:id="1" w:name="_Toc834983081"/>
      <w:r>
        <w:t>Overview</w:t>
      </w:r>
      <w:bookmarkEnd w:id="1"/>
    </w:p>
    <w:p w14:paraId="35393E29" w14:textId="4CDCAAD6" w:rsidR="005333F1" w:rsidRDefault="005333F1" w:rsidP="001E3381"/>
    <w:p w14:paraId="40A96151" w14:textId="6692B1FD" w:rsidR="0035690B" w:rsidRDefault="0035690B" w:rsidP="0035690B">
      <w:pPr>
        <w:pStyle w:val="Heading2"/>
      </w:pPr>
      <w:bookmarkStart w:id="2" w:name="_Toc893185428"/>
      <w:r>
        <w:t>Purpose and Scope</w:t>
      </w:r>
      <w:bookmarkEnd w:id="2"/>
    </w:p>
    <w:p w14:paraId="566D75BD" w14:textId="77777777" w:rsidR="0035690B" w:rsidRDefault="0035690B" w:rsidP="001E3381"/>
    <w:p w14:paraId="22153A15" w14:textId="6498209A" w:rsidR="004A4547" w:rsidRDefault="004A4547" w:rsidP="00F878D4">
      <w:pPr>
        <w:pStyle w:val="Heading3"/>
      </w:pPr>
      <w:bookmarkStart w:id="3" w:name="_Toc1837192724"/>
      <w:r>
        <w:t>Purpose</w:t>
      </w:r>
      <w:bookmarkEnd w:id="3"/>
    </w:p>
    <w:p w14:paraId="52D11F81" w14:textId="045ACC15" w:rsidR="005D485E" w:rsidRDefault="009A0967" w:rsidP="00D464CE">
      <w:r>
        <w:t xml:space="preserve">This report </w:t>
      </w:r>
      <w:r w:rsidR="00A75FAB">
        <w:t>includes</w:t>
      </w:r>
      <w:r w:rsidR="00C538AE">
        <w:t xml:space="preserve"> </w:t>
      </w:r>
      <w:r w:rsidR="00860205">
        <w:t xml:space="preserve">(1) </w:t>
      </w:r>
      <w:r w:rsidR="00C538AE">
        <w:t>total</w:t>
      </w:r>
      <w:r>
        <w:t xml:space="preserve"> </w:t>
      </w:r>
      <w:r w:rsidR="002119C0">
        <w:t>length of stay (LOS)</w:t>
      </w:r>
      <w:r w:rsidR="002F0FD4">
        <w:t xml:space="preserve"> and</w:t>
      </w:r>
      <w:r w:rsidR="008963A3">
        <w:t xml:space="preserve"> </w:t>
      </w:r>
      <w:r w:rsidR="00860205">
        <w:t xml:space="preserve">(2) </w:t>
      </w:r>
      <w:r w:rsidR="008963A3">
        <w:t xml:space="preserve">LOS </w:t>
      </w:r>
      <w:r w:rsidR="002119C0">
        <w:t>while physically in the shelter</w:t>
      </w:r>
      <w:r w:rsidR="002F0FD4">
        <w:t>.</w:t>
      </w:r>
    </w:p>
    <w:p w14:paraId="031447FA" w14:textId="77777777" w:rsidR="004A4547" w:rsidRDefault="004A4547" w:rsidP="001E3381"/>
    <w:p w14:paraId="38309689" w14:textId="23620987" w:rsidR="00C81155" w:rsidRPr="00F878D4" w:rsidRDefault="00D503E5" w:rsidP="00F878D4">
      <w:pPr>
        <w:pStyle w:val="Heading3"/>
      </w:pPr>
      <w:bookmarkStart w:id="4" w:name="_Toc1498036298"/>
      <w:r>
        <w:t>Rationale</w:t>
      </w:r>
      <w:r>
        <w:tab/>
      </w:r>
      <w:bookmarkEnd w:id="4"/>
    </w:p>
    <w:p w14:paraId="1815E1A3" w14:textId="77777777" w:rsidR="00E97CC0" w:rsidRDefault="002806CE" w:rsidP="00DB4F76">
      <w:r>
        <w:t xml:space="preserve">Many shelter animals </w:t>
      </w:r>
      <w:r w:rsidR="000C61CD">
        <w:t>are housed both i</w:t>
      </w:r>
      <w:r>
        <w:t xml:space="preserve">n the shelter and in foster homes. </w:t>
      </w:r>
      <w:r w:rsidR="00F31710">
        <w:t xml:space="preserve">Measuring total LOS </w:t>
      </w:r>
      <w:r w:rsidR="009B7CEC">
        <w:t xml:space="preserve">misses some key nuances for shelters that </w:t>
      </w:r>
      <w:r w:rsidR="00210BC3">
        <w:t>rely on</w:t>
      </w:r>
      <w:r w:rsidR="009B7CEC">
        <w:t xml:space="preserve"> foster homes</w:t>
      </w:r>
      <w:r w:rsidR="00210BC3">
        <w:t xml:space="preserve"> to maximize </w:t>
      </w:r>
      <w:r w:rsidR="00E97CC0">
        <w:t>animal wellbeing until they find a permanent home, or if adoption is unrealistic</w:t>
      </w:r>
      <w:r w:rsidR="009B7CEC">
        <w:t xml:space="preserve">. </w:t>
      </w:r>
    </w:p>
    <w:p w14:paraId="6B804C05" w14:textId="77777777" w:rsidR="00E97CC0" w:rsidRDefault="00E97CC0" w:rsidP="00DB4F76"/>
    <w:p w14:paraId="7738B0BA" w14:textId="2A53FB2D" w:rsidR="0060344B" w:rsidRDefault="00E17C2A" w:rsidP="00DB4F76">
      <w:r>
        <w:t>While</w:t>
      </w:r>
      <w:r w:rsidR="00C93B93">
        <w:t xml:space="preserve"> </w:t>
      </w:r>
      <w:r w:rsidR="00C93B93" w:rsidRPr="104AEF38">
        <w:rPr>
          <w:b/>
          <w:bCs/>
        </w:rPr>
        <w:t>total LOS</w:t>
      </w:r>
      <w:r w:rsidR="00C93B93">
        <w:t xml:space="preserve"> is a </w:t>
      </w:r>
      <w:r w:rsidR="006E0421">
        <w:t>critical</w:t>
      </w:r>
      <w:r w:rsidR="00C93B93">
        <w:t xml:space="preserve"> measure of shelter flow, efficacy and lifesaving capacity, </w:t>
      </w:r>
      <w:r w:rsidR="00C93B93" w:rsidRPr="104AEF38">
        <w:rPr>
          <w:b/>
          <w:bCs/>
        </w:rPr>
        <w:t>LOS in-shelter</w:t>
      </w:r>
      <w:r w:rsidR="00C93B93">
        <w:t xml:space="preserve"> more narrowly </w:t>
      </w:r>
      <w:r w:rsidR="00CD03BC">
        <w:t>examines</w:t>
      </w:r>
      <w:r w:rsidR="00C93B93">
        <w:t xml:space="preserve"> a key indicator of individual animal welfare</w:t>
      </w:r>
      <w:r w:rsidR="000F7905">
        <w:t>.</w:t>
      </w:r>
      <w:r w:rsidR="009B7CEC">
        <w:t xml:space="preserve"> </w:t>
      </w:r>
    </w:p>
    <w:p w14:paraId="230BD535" w14:textId="77777777" w:rsidR="00CD03BC" w:rsidRDefault="00CD03BC" w:rsidP="001E3381"/>
    <w:p w14:paraId="1DBFF739" w14:textId="7BDD2F10" w:rsidR="00D503E5" w:rsidRPr="00D503E5" w:rsidRDefault="00D503E5" w:rsidP="00F878D4">
      <w:pPr>
        <w:pStyle w:val="Heading3"/>
      </w:pPr>
      <w:bookmarkStart w:id="5" w:name="_Toc2093484429"/>
      <w:r>
        <w:t>Scope</w:t>
      </w:r>
      <w:bookmarkEnd w:id="5"/>
    </w:p>
    <w:p w14:paraId="6F58051A" w14:textId="52EAF36B" w:rsidR="00D90EEF" w:rsidRDefault="00821407" w:rsidP="005F5840">
      <w:r>
        <w:t xml:space="preserve">The report </w:t>
      </w:r>
      <w:r w:rsidR="00F221BB">
        <w:t xml:space="preserve">summarizes </w:t>
      </w:r>
      <w:r w:rsidR="002F0FD4">
        <w:t xml:space="preserve">toal </w:t>
      </w:r>
      <w:r w:rsidR="00F221BB">
        <w:t xml:space="preserve">LOS </w:t>
      </w:r>
      <w:r w:rsidR="004E2D88">
        <w:t>and LOS physically in the shelter. LOS in foster care can easily be calculated from the report but is not currently included.</w:t>
      </w:r>
    </w:p>
    <w:p w14:paraId="3438A34A" w14:textId="77777777" w:rsidR="005333F1" w:rsidRDefault="005333F1" w:rsidP="001E3381"/>
    <w:p w14:paraId="07F27C18" w14:textId="08BC64E0" w:rsidR="005F5840" w:rsidRDefault="00C63613" w:rsidP="00F878D4">
      <w:pPr>
        <w:pStyle w:val="Heading3"/>
      </w:pPr>
      <w:bookmarkStart w:id="6" w:name="_Toc1743409752"/>
      <w:r>
        <w:t xml:space="preserve">Operational Areas </w:t>
      </w:r>
      <w:r w:rsidR="005333F1">
        <w:t>Encompassed</w:t>
      </w:r>
      <w:bookmarkEnd w:id="6"/>
    </w:p>
    <w:p w14:paraId="54DF5E3F" w14:textId="2B3507A4" w:rsidR="005F5840" w:rsidRDefault="00AC4B07" w:rsidP="008D26BB">
      <w:r>
        <w:t>LOS</w:t>
      </w:r>
      <w:r w:rsidR="003A2D94">
        <w:t xml:space="preserve"> in-shelter</w:t>
      </w:r>
      <w:r>
        <w:t xml:space="preserve"> </w:t>
      </w:r>
      <w:r w:rsidR="003A2D94">
        <w:t>(or total LOS) is not a medical metric per se, but the medical team can impact length of stay in a number of ways:</w:t>
      </w:r>
    </w:p>
    <w:p w14:paraId="50CAFCE3" w14:textId="15942B9E" w:rsidR="003A2D94" w:rsidRDefault="00E77954" w:rsidP="003A2D94">
      <w:pPr>
        <w:pStyle w:val="ListParagraph"/>
        <w:numPr>
          <w:ilvl w:val="0"/>
          <w:numId w:val="22"/>
        </w:numPr>
      </w:pPr>
      <w:r>
        <w:t>Clear medical conditions as soon as possible so that animals can be made available for</w:t>
      </w:r>
      <w:r w:rsidR="003A2D94">
        <w:t xml:space="preserve"> adoption</w:t>
      </w:r>
    </w:p>
    <w:p w14:paraId="1895522D" w14:textId="39A1CA4C" w:rsidR="00E77954" w:rsidRDefault="00E77954" w:rsidP="003A2D94">
      <w:pPr>
        <w:pStyle w:val="ListParagraph"/>
        <w:numPr>
          <w:ilvl w:val="0"/>
          <w:numId w:val="22"/>
        </w:numPr>
      </w:pPr>
      <w:r>
        <w:t>Help educate adoption staff to communicate well with adopters about medical concerns</w:t>
      </w:r>
    </w:p>
    <w:p w14:paraId="05BE7C32" w14:textId="59256A1B" w:rsidR="00835B27" w:rsidRDefault="00835B27" w:rsidP="003A2D94">
      <w:pPr>
        <w:pStyle w:val="ListParagraph"/>
        <w:numPr>
          <w:ilvl w:val="0"/>
          <w:numId w:val="22"/>
        </w:numPr>
      </w:pPr>
      <w:r>
        <w:t>Help support foster families</w:t>
      </w:r>
    </w:p>
    <w:p w14:paraId="18E14C43" w14:textId="3F0CB35A" w:rsidR="003A2D94" w:rsidRDefault="002371CE" w:rsidP="003A2D94">
      <w:pPr>
        <w:pStyle w:val="ListParagraph"/>
        <w:numPr>
          <w:ilvl w:val="0"/>
          <w:numId w:val="22"/>
        </w:numPr>
      </w:pPr>
      <w:r>
        <w:t>Manage population flow through daily rounds with other teams</w:t>
      </w:r>
    </w:p>
    <w:p w14:paraId="4834BDDC" w14:textId="7E22EBC2" w:rsidR="002371CE" w:rsidRDefault="0028139F" w:rsidP="003A2D94">
      <w:pPr>
        <w:pStyle w:val="ListParagraph"/>
        <w:numPr>
          <w:ilvl w:val="0"/>
          <w:numId w:val="22"/>
        </w:numPr>
      </w:pPr>
      <w:r>
        <w:t>Maintain high standard of infection control to minimize shelter-acquired illness</w:t>
      </w:r>
    </w:p>
    <w:p w14:paraId="144C4D48" w14:textId="2191B675" w:rsidR="005333F1" w:rsidRDefault="0028139F" w:rsidP="00B773E2">
      <w:pPr>
        <w:pStyle w:val="ListParagraph"/>
        <w:numPr>
          <w:ilvl w:val="0"/>
          <w:numId w:val="22"/>
        </w:numPr>
      </w:pPr>
      <w:r>
        <w:t>Advocate for the organization remaining within its capacity for care</w:t>
      </w:r>
    </w:p>
    <w:p w14:paraId="3A3B941E" w14:textId="2B39622E" w:rsidR="005939EB" w:rsidRDefault="005939EB" w:rsidP="004A270B">
      <w:pPr>
        <w:pStyle w:val="Heading2"/>
        <w:keepNext/>
        <w:keepLines/>
      </w:pPr>
      <w:bookmarkStart w:id="7" w:name="_Toc302368566"/>
      <w:r>
        <w:lastRenderedPageBreak/>
        <w:t>Methodology</w:t>
      </w:r>
      <w:bookmarkEnd w:id="7"/>
    </w:p>
    <w:p w14:paraId="4A5D113B" w14:textId="77777777" w:rsidR="005939EB" w:rsidRDefault="005939EB" w:rsidP="004A270B">
      <w:pPr>
        <w:keepNext/>
        <w:keepLines/>
        <w:jc w:val="both"/>
        <w:rPr>
          <w:rFonts w:cstheme="minorHAnsi"/>
        </w:rPr>
      </w:pPr>
    </w:p>
    <w:p w14:paraId="36B421B9" w14:textId="77777777" w:rsidR="001460D0" w:rsidRDefault="001460D0" w:rsidP="001460D0">
      <w:pPr>
        <w:pStyle w:val="Heading3"/>
      </w:pPr>
      <w:bookmarkStart w:id="8" w:name="_Toc221624822"/>
      <w:bookmarkStart w:id="9" w:name="_Toc790107439"/>
      <w:r>
        <w:t>Decisions</w:t>
      </w:r>
      <w:bookmarkEnd w:id="8"/>
      <w:bookmarkEnd w:id="9"/>
    </w:p>
    <w:p w14:paraId="377E7479" w14:textId="77777777" w:rsidR="001460D0" w:rsidRDefault="001460D0" w:rsidP="001460D0"/>
    <w:tbl>
      <w:tblPr>
        <w:tblStyle w:val="TableGrid"/>
        <w:tblW w:w="0" w:type="auto"/>
        <w:tblInd w:w="0" w:type="dxa"/>
        <w:tblLook w:val="04A0" w:firstRow="1" w:lastRow="0" w:firstColumn="1" w:lastColumn="0" w:noHBand="0" w:noVBand="1"/>
      </w:tblPr>
      <w:tblGrid>
        <w:gridCol w:w="2785"/>
        <w:gridCol w:w="6565"/>
      </w:tblGrid>
      <w:tr w:rsidR="001460D0" w14:paraId="58602137" w14:textId="77777777" w:rsidTr="104AEF38">
        <w:tc>
          <w:tcPr>
            <w:tcW w:w="2785" w:type="dxa"/>
          </w:tcPr>
          <w:p w14:paraId="09471DA0" w14:textId="77777777" w:rsidR="001460D0" w:rsidRDefault="001460D0" w:rsidP="007471B7">
            <w:pPr>
              <w:pStyle w:val="Heading4"/>
            </w:pPr>
            <w:r>
              <w:t>Population Scope</w:t>
            </w:r>
          </w:p>
        </w:tc>
        <w:tc>
          <w:tcPr>
            <w:tcW w:w="6565" w:type="dxa"/>
          </w:tcPr>
          <w:p w14:paraId="08484A89" w14:textId="3000D0DE" w:rsidR="001460D0" w:rsidRDefault="13B299AB" w:rsidP="007471B7">
            <w:r>
              <w:t>D</w:t>
            </w:r>
            <w:r w:rsidR="75E1B94A">
              <w:t xml:space="preserve">ogs and cats </w:t>
            </w:r>
            <w:r w:rsidR="609E5A1E">
              <w:t xml:space="preserve">chosen </w:t>
            </w:r>
            <w:r w:rsidR="75E1B94A">
              <w:t>because they are the majority of animals in the shelter.</w:t>
            </w:r>
          </w:p>
        </w:tc>
      </w:tr>
      <w:tr w:rsidR="001460D0" w14:paraId="0142DE6F" w14:textId="77777777" w:rsidTr="104AEF38">
        <w:tc>
          <w:tcPr>
            <w:tcW w:w="2785" w:type="dxa"/>
          </w:tcPr>
          <w:p w14:paraId="7AE724B3" w14:textId="77777777" w:rsidR="001460D0" w:rsidRDefault="001460D0" w:rsidP="007471B7">
            <w:pPr>
              <w:pStyle w:val="Heading4"/>
            </w:pPr>
            <w:r>
              <w:t>Stratification</w:t>
            </w:r>
          </w:p>
        </w:tc>
        <w:tc>
          <w:tcPr>
            <w:tcW w:w="6565" w:type="dxa"/>
          </w:tcPr>
          <w:p w14:paraId="1077F28C" w14:textId="7A9B59DA" w:rsidR="001460D0" w:rsidRDefault="0008224D" w:rsidP="001460D0">
            <w:pPr>
              <w:pStyle w:val="ListParagraph"/>
              <w:numPr>
                <w:ilvl w:val="0"/>
                <w:numId w:val="37"/>
              </w:numPr>
              <w:tabs>
                <w:tab w:val="clear" w:pos="720"/>
                <w:tab w:val="left" w:pos="979"/>
              </w:tabs>
              <w:ind w:left="349"/>
            </w:pPr>
            <w:r>
              <w:t>Stratified</w:t>
            </w:r>
            <w:r w:rsidR="00A1378B">
              <w:t xml:space="preserve"> by location (shelter and foster home) because they reflect different levels of welfare. </w:t>
            </w:r>
          </w:p>
          <w:p w14:paraId="64A0A0BA" w14:textId="1C3ECD99" w:rsidR="001460D0" w:rsidRDefault="00A1378B" w:rsidP="001460D0">
            <w:pPr>
              <w:pStyle w:val="ListParagraph"/>
              <w:numPr>
                <w:ilvl w:val="0"/>
                <w:numId w:val="37"/>
              </w:numPr>
              <w:tabs>
                <w:tab w:val="clear" w:pos="720"/>
                <w:tab w:val="left" w:pos="979"/>
              </w:tabs>
              <w:ind w:left="349"/>
            </w:pPr>
            <w:r>
              <w:t>Stratified by with and without an outcome because these provide different information.</w:t>
            </w:r>
          </w:p>
        </w:tc>
      </w:tr>
      <w:tr w:rsidR="001460D0" w14:paraId="04D4163B" w14:textId="77777777" w:rsidTr="104AEF38">
        <w:tc>
          <w:tcPr>
            <w:tcW w:w="2785" w:type="dxa"/>
          </w:tcPr>
          <w:p w14:paraId="7D5BFA26" w14:textId="77777777" w:rsidR="001460D0" w:rsidRDefault="001460D0" w:rsidP="007471B7">
            <w:pPr>
              <w:pStyle w:val="Heading4"/>
            </w:pPr>
            <w:r>
              <w:t>Inclusion/Exclusion</w:t>
            </w:r>
          </w:p>
        </w:tc>
        <w:tc>
          <w:tcPr>
            <w:tcW w:w="6565" w:type="dxa"/>
          </w:tcPr>
          <w:p w14:paraId="10D98BC7" w14:textId="6E43C085" w:rsidR="001460D0" w:rsidRDefault="001460D0" w:rsidP="0094033B">
            <w:pPr>
              <w:pStyle w:val="ListParagraph"/>
              <w:numPr>
                <w:ilvl w:val="0"/>
                <w:numId w:val="37"/>
              </w:numPr>
              <w:tabs>
                <w:tab w:val="clear" w:pos="720"/>
                <w:tab w:val="left" w:pos="979"/>
              </w:tabs>
              <w:ind w:left="349"/>
            </w:pPr>
            <w:r>
              <w:t xml:space="preserve">Included all </w:t>
            </w:r>
            <w:r w:rsidR="0094033B">
              <w:t>true shelter admissions to accurately reflect LOS to outcome. Other populations such as urgent foster</w:t>
            </w:r>
            <w:r w:rsidR="00CF7417">
              <w:t xml:space="preserve"> program</w:t>
            </w:r>
            <w:r w:rsidR="0094033B">
              <w:t xml:space="preserve"> (</w:t>
            </w:r>
            <w:r w:rsidR="00CF7417">
              <w:t>animals not surrendered to the shelter) or TNR</w:t>
            </w:r>
            <w:r w:rsidR="009710B3">
              <w:t xml:space="preserve"> different categories and don’t belong with the surrendered population.</w:t>
            </w:r>
          </w:p>
        </w:tc>
      </w:tr>
      <w:tr w:rsidR="00A1378B" w14:paraId="4CEC625B" w14:textId="77777777" w:rsidTr="104AEF38">
        <w:tc>
          <w:tcPr>
            <w:tcW w:w="2785" w:type="dxa"/>
          </w:tcPr>
          <w:p w14:paraId="6401079A" w14:textId="3C63EA6C" w:rsidR="00A1378B" w:rsidRDefault="00EF7C89" w:rsidP="007471B7">
            <w:pPr>
              <w:pStyle w:val="Heading4"/>
            </w:pPr>
            <w:r>
              <w:t xml:space="preserve">Main </w:t>
            </w:r>
            <w:r w:rsidR="001C5AF0">
              <w:t>M</w:t>
            </w:r>
            <w:r>
              <w:t>easures</w:t>
            </w:r>
          </w:p>
        </w:tc>
        <w:tc>
          <w:tcPr>
            <w:tcW w:w="6565" w:type="dxa"/>
          </w:tcPr>
          <w:p w14:paraId="168D7C75" w14:textId="7835D35E" w:rsidR="004758A7" w:rsidRDefault="000D1A23" w:rsidP="001460D0">
            <w:pPr>
              <w:pStyle w:val="ListParagraph"/>
              <w:numPr>
                <w:ilvl w:val="0"/>
                <w:numId w:val="37"/>
              </w:numPr>
              <w:tabs>
                <w:tab w:val="clear" w:pos="720"/>
                <w:tab w:val="left" w:pos="979"/>
              </w:tabs>
              <w:ind w:left="349"/>
            </w:pPr>
            <w:r>
              <w:t xml:space="preserve">Used median </w:t>
            </w:r>
            <w:r w:rsidRPr="000D1A23">
              <w:t xml:space="preserve">as </w:t>
            </w:r>
            <w:r w:rsidR="00554F2B">
              <w:t xml:space="preserve">the </w:t>
            </w:r>
            <w:r w:rsidRPr="000D1A23">
              <w:t xml:space="preserve">primary </w:t>
            </w:r>
            <w:r w:rsidR="00EF7C89">
              <w:t>measure</w:t>
            </w:r>
            <w:r w:rsidRPr="000D1A23">
              <w:t xml:space="preserve"> </w:t>
            </w:r>
            <w:r w:rsidR="00554F2B">
              <w:t>because</w:t>
            </w:r>
            <w:r w:rsidRPr="000D1A23">
              <w:t xml:space="preserve"> LOS distributions</w:t>
            </w:r>
            <w:r w:rsidR="00554F2B">
              <w:t xml:space="preserve"> are always skewed</w:t>
            </w:r>
            <w:r>
              <w:t>.</w:t>
            </w:r>
          </w:p>
        </w:tc>
      </w:tr>
    </w:tbl>
    <w:p w14:paraId="129E4977" w14:textId="77777777" w:rsidR="00967E11" w:rsidRDefault="00967E11" w:rsidP="004A270B">
      <w:pPr>
        <w:pStyle w:val="Heading3"/>
      </w:pPr>
    </w:p>
    <w:p w14:paraId="3C1D95A9" w14:textId="28885E81" w:rsidR="0049724E" w:rsidRDefault="0049724E" w:rsidP="004A270B">
      <w:pPr>
        <w:pStyle w:val="Heading3"/>
      </w:pPr>
      <w:bookmarkStart w:id="10" w:name="_Toc739603631"/>
      <w:r>
        <w:t>Stratification</w:t>
      </w:r>
      <w:bookmarkEnd w:id="10"/>
    </w:p>
    <w:p w14:paraId="6FE43BEA" w14:textId="29FE1216" w:rsidR="007F2AD5" w:rsidRDefault="007F2AD5" w:rsidP="007F2AD5">
      <w:pPr>
        <w:pStyle w:val="ListParagraph"/>
        <w:numPr>
          <w:ilvl w:val="0"/>
          <w:numId w:val="26"/>
        </w:numPr>
        <w:jc w:val="both"/>
      </w:pPr>
      <w:r>
        <w:t>LOS as days-in-shelter and total days in care</w:t>
      </w:r>
    </w:p>
    <w:p w14:paraId="30478E71" w14:textId="7A24C69C" w:rsidR="0074287E" w:rsidRDefault="00F2519C" w:rsidP="007F2AD5">
      <w:pPr>
        <w:pStyle w:val="ListParagraph"/>
        <w:numPr>
          <w:ilvl w:val="0"/>
          <w:numId w:val="26"/>
        </w:numPr>
      </w:pPr>
      <w:r>
        <w:t>LOS for animals with an outcome (no longer in shelter care)</w:t>
      </w:r>
    </w:p>
    <w:p w14:paraId="3A183EE3" w14:textId="2DBB0111" w:rsidR="00F2519C" w:rsidRDefault="00F2519C" w:rsidP="007F2AD5">
      <w:pPr>
        <w:pStyle w:val="ListParagraph"/>
        <w:numPr>
          <w:ilvl w:val="0"/>
          <w:numId w:val="26"/>
        </w:numPr>
      </w:pPr>
      <w:r>
        <w:t>LOS for animals without an outcome (i.e. still in shelter care)</w:t>
      </w:r>
    </w:p>
    <w:p w14:paraId="72491C16" w14:textId="77777777" w:rsidR="0074287E" w:rsidRPr="00474A7C" w:rsidRDefault="0074287E" w:rsidP="00E565E3">
      <w:pPr>
        <w:rPr>
          <w:rStyle w:val="normaltextrun"/>
          <w:rFonts w:cstheme="minorHAnsi"/>
        </w:rPr>
      </w:pPr>
    </w:p>
    <w:p w14:paraId="373A2E34" w14:textId="6B839DAD" w:rsidR="00323751" w:rsidRPr="00494850" w:rsidRDefault="00873662" w:rsidP="104AEF38">
      <w:pPr>
        <w:pStyle w:val="Heading3"/>
        <w:rPr>
          <w:rStyle w:val="normaltextrun"/>
          <w:sz w:val="24"/>
          <w:szCs w:val="24"/>
        </w:rPr>
      </w:pPr>
      <w:bookmarkStart w:id="11" w:name="_Toc1669331717"/>
      <w:r>
        <w:t>Tim</w:t>
      </w:r>
      <w:r w:rsidR="00CF75EA">
        <w:t>eframe</w:t>
      </w:r>
      <w:bookmarkEnd w:id="11"/>
    </w:p>
    <w:p w14:paraId="26689695" w14:textId="312E1931" w:rsidR="00CF75EA" w:rsidRPr="001E3899" w:rsidRDefault="00A56DE4" w:rsidP="104AEF38">
      <w:pPr>
        <w:rPr>
          <w:rStyle w:val="normaltextrun"/>
        </w:rPr>
      </w:pPr>
      <w:r w:rsidRPr="104AEF38">
        <w:rPr>
          <w:rStyle w:val="normaltextrun"/>
        </w:rPr>
        <w:t>LOS is reported monthly</w:t>
      </w:r>
      <w:r w:rsidR="007C5A3D" w:rsidRPr="104AEF38">
        <w:rPr>
          <w:rStyle w:val="normaltextrun"/>
        </w:rPr>
        <w:t>. It</w:t>
      </w:r>
      <w:r w:rsidRPr="104AEF38">
        <w:rPr>
          <w:rStyle w:val="normaltextrun"/>
        </w:rPr>
        <w:t xml:space="preserve"> includes </w:t>
      </w:r>
      <w:r w:rsidR="007C5A3D" w:rsidRPr="104AEF38">
        <w:rPr>
          <w:rStyle w:val="normaltextrun"/>
        </w:rPr>
        <w:t>all of the</w:t>
      </w:r>
      <w:r w:rsidRPr="104AEF38">
        <w:rPr>
          <w:rStyle w:val="normaltextrun"/>
        </w:rPr>
        <w:t xml:space="preserve"> time since admission</w:t>
      </w:r>
      <w:r w:rsidR="007C5A3D" w:rsidRPr="104AEF38">
        <w:rPr>
          <w:rStyle w:val="normaltextrun"/>
        </w:rPr>
        <w:t xml:space="preserve"> for animals in the shelter’s care in the month in question</w:t>
      </w:r>
      <w:r w:rsidRPr="104AEF38">
        <w:rPr>
          <w:rStyle w:val="normaltextrun"/>
        </w:rPr>
        <w:t>.</w:t>
      </w:r>
      <w:r w:rsidR="007D7C63" w:rsidRPr="104AEF38">
        <w:rPr>
          <w:rStyle w:val="normaltextrun"/>
        </w:rPr>
        <w:t xml:space="preserve"> </w:t>
      </w:r>
      <w:r w:rsidR="00B711DF" w:rsidRPr="104AEF38">
        <w:rPr>
          <w:rStyle w:val="normaltextrun"/>
        </w:rPr>
        <w:t xml:space="preserve">The report </w:t>
      </w:r>
      <w:r w:rsidR="1CF329E1" w:rsidRPr="104AEF38">
        <w:rPr>
          <w:rStyle w:val="normaltextrun"/>
        </w:rPr>
        <w:t>retains historical data for trend interpretation.</w:t>
      </w:r>
    </w:p>
    <w:p w14:paraId="121550CD" w14:textId="7312FB64" w:rsidR="0074287E" w:rsidRPr="00474A7C" w:rsidRDefault="00903708" w:rsidP="00903708">
      <w:pPr>
        <w:tabs>
          <w:tab w:val="left" w:pos="1365"/>
        </w:tabs>
        <w:jc w:val="both"/>
        <w:rPr>
          <w:rFonts w:cstheme="minorHAnsi"/>
          <w:b/>
          <w:bCs/>
          <w:i/>
          <w:iCs/>
        </w:rPr>
      </w:pPr>
      <w:r w:rsidRPr="00474A7C">
        <w:rPr>
          <w:rFonts w:cstheme="minorHAnsi"/>
          <w:b/>
          <w:bCs/>
          <w:i/>
          <w:iCs/>
        </w:rPr>
        <w:tab/>
      </w:r>
    </w:p>
    <w:p w14:paraId="510008D8" w14:textId="5ED90223" w:rsidR="00D70FBE" w:rsidRDefault="00CD4F37" w:rsidP="00CD4F37">
      <w:pPr>
        <w:pStyle w:val="Heading3"/>
      </w:pPr>
      <w:bookmarkStart w:id="12" w:name="_Toc332206972"/>
      <w:r>
        <w:t>Animals included</w:t>
      </w:r>
      <w:bookmarkEnd w:id="12"/>
    </w:p>
    <w:p w14:paraId="0B7CD881" w14:textId="520CA756" w:rsidR="00CD4F37" w:rsidRDefault="00084172" w:rsidP="00CD4F37">
      <w:r>
        <w:t>Dogs and cats</w:t>
      </w:r>
      <w:r w:rsidR="00CD4F37">
        <w:t xml:space="preserve"> </w:t>
      </w:r>
      <w:r w:rsidR="00A315D6">
        <w:t xml:space="preserve">in the shelter’s care during the month in question i.e. </w:t>
      </w:r>
      <w:r>
        <w:t>dogs and cats</w:t>
      </w:r>
      <w:r w:rsidR="00A315D6">
        <w:t xml:space="preserve"> already in care on the first of the month + new admissions during the month.</w:t>
      </w:r>
    </w:p>
    <w:p w14:paraId="102DD27D" w14:textId="77777777" w:rsidR="00CD4F37" w:rsidRPr="00CD4F37" w:rsidRDefault="00CD4F37" w:rsidP="00CD4F37"/>
    <w:p w14:paraId="1D72E2B8" w14:textId="5DFD66B8" w:rsidR="00E71BEA" w:rsidRDefault="00E71BEA" w:rsidP="00F878D4">
      <w:pPr>
        <w:pStyle w:val="Heading3"/>
      </w:pPr>
      <w:bookmarkStart w:id="13" w:name="_Toc737736147"/>
      <w:r>
        <w:t>Calculation</w:t>
      </w:r>
      <w:r w:rsidR="008C09F1">
        <w:t>s</w:t>
      </w:r>
      <w:bookmarkEnd w:id="13"/>
    </w:p>
    <w:p w14:paraId="4FDBE48B" w14:textId="77777777" w:rsidR="00A05E5C" w:rsidRDefault="00A05E5C" w:rsidP="00A05E5C"/>
    <w:p w14:paraId="1E0FA450" w14:textId="16B7E7EF" w:rsidR="00A05E5C" w:rsidRDefault="00A05E5C" w:rsidP="00A05E5C">
      <w:r w:rsidRPr="00695E76">
        <w:rPr>
          <w:b/>
          <w:bCs/>
        </w:rPr>
        <w:t>Location records</w:t>
      </w:r>
      <w:r>
        <w:t xml:space="preserve"> are analyzed to identify all periods in the shelter and all periods in foster care, and the program calculates LOS total and in-shelter based on these.</w:t>
      </w:r>
    </w:p>
    <w:p w14:paraId="27E8C47C" w14:textId="77777777" w:rsidR="00A05E5C" w:rsidRPr="00A05E5C" w:rsidRDefault="00A05E5C" w:rsidP="00A05E5C"/>
    <w:p w14:paraId="1DF4EB4F" w14:textId="50BA224B" w:rsidR="004E5564" w:rsidRDefault="00E376E7" w:rsidP="00E376E7">
      <w:pPr>
        <w:pStyle w:val="Heading4"/>
      </w:pPr>
      <w:r>
        <w:t>Animals with an outcome</w:t>
      </w:r>
    </w:p>
    <w:p w14:paraId="30345947" w14:textId="3D5610A8" w:rsidR="00E376E7" w:rsidRDefault="00E376E7" w:rsidP="00E71BEA">
      <w:pPr>
        <w:spacing w:after="60"/>
        <w:jc w:val="both"/>
        <w:rPr>
          <w:rFonts w:cstheme="minorHAnsi"/>
        </w:rPr>
      </w:pPr>
      <w:r>
        <w:rPr>
          <w:rFonts w:cstheme="minorHAnsi"/>
        </w:rPr>
        <w:t xml:space="preserve">Total LOS = </w:t>
      </w:r>
      <w:r w:rsidR="002D44D1">
        <w:rPr>
          <w:rFonts w:cstheme="minorHAnsi"/>
        </w:rPr>
        <w:t>outcome date – intake date</w:t>
      </w:r>
    </w:p>
    <w:p w14:paraId="2A2789AF" w14:textId="7079641D" w:rsidR="00B15E78" w:rsidRDefault="00B15E78" w:rsidP="00E71BEA">
      <w:pPr>
        <w:spacing w:after="60"/>
        <w:jc w:val="both"/>
        <w:rPr>
          <w:rFonts w:cstheme="minorHAnsi"/>
        </w:rPr>
      </w:pPr>
      <w:r>
        <w:rPr>
          <w:rFonts w:cstheme="minorHAnsi"/>
        </w:rPr>
        <w:t>LOS in-shelter = total LOS – LOS in foster</w:t>
      </w:r>
    </w:p>
    <w:p w14:paraId="3D3B45F2" w14:textId="77777777" w:rsidR="00E376E7" w:rsidRDefault="00E376E7" w:rsidP="00E71BEA">
      <w:pPr>
        <w:spacing w:after="60"/>
        <w:jc w:val="both"/>
        <w:rPr>
          <w:rFonts w:cstheme="minorHAnsi"/>
        </w:rPr>
      </w:pPr>
    </w:p>
    <w:p w14:paraId="14DDE9E7" w14:textId="09467344" w:rsidR="00E376E7" w:rsidRDefault="00E376E7" w:rsidP="00E376E7">
      <w:pPr>
        <w:pStyle w:val="Heading4"/>
      </w:pPr>
      <w:r>
        <w:t>Animals without an outcome</w:t>
      </w:r>
    </w:p>
    <w:p w14:paraId="58831790" w14:textId="46837BD4" w:rsidR="00B15E78" w:rsidRDefault="00B15E78" w:rsidP="00B15E78">
      <w:pPr>
        <w:spacing w:after="60"/>
        <w:jc w:val="both"/>
        <w:rPr>
          <w:rFonts w:cstheme="minorHAnsi"/>
        </w:rPr>
      </w:pPr>
      <w:r>
        <w:rPr>
          <w:rFonts w:cstheme="minorHAnsi"/>
        </w:rPr>
        <w:t xml:space="preserve">Total LOS = </w:t>
      </w:r>
      <w:r w:rsidR="00A65109">
        <w:rPr>
          <w:rFonts w:cstheme="minorHAnsi"/>
        </w:rPr>
        <w:t>date at end of reporting period</w:t>
      </w:r>
      <w:r>
        <w:rPr>
          <w:rFonts w:cstheme="minorHAnsi"/>
        </w:rPr>
        <w:t xml:space="preserve"> – intake date</w:t>
      </w:r>
    </w:p>
    <w:p w14:paraId="0532136D" w14:textId="77777777" w:rsidR="00B15E78" w:rsidRDefault="00B15E78" w:rsidP="00B15E78">
      <w:pPr>
        <w:spacing w:after="60"/>
        <w:jc w:val="both"/>
        <w:rPr>
          <w:rFonts w:cstheme="minorHAnsi"/>
        </w:rPr>
      </w:pPr>
      <w:r>
        <w:rPr>
          <w:rFonts w:cstheme="minorHAnsi"/>
        </w:rPr>
        <w:t>LOS in-shelter = total LOS – LOS in foster</w:t>
      </w:r>
    </w:p>
    <w:p w14:paraId="71DB2537" w14:textId="77777777" w:rsidR="00E376E7" w:rsidRDefault="00E376E7" w:rsidP="00E71BEA">
      <w:pPr>
        <w:spacing w:after="60"/>
        <w:jc w:val="both"/>
        <w:rPr>
          <w:rFonts w:cstheme="minorHAnsi"/>
        </w:rPr>
      </w:pPr>
    </w:p>
    <w:p w14:paraId="60DC8CCA" w14:textId="78A7BC05" w:rsidR="00E376E7" w:rsidRDefault="001E3899" w:rsidP="00A47C5C">
      <w:pPr>
        <w:pStyle w:val="Heading4"/>
      </w:pPr>
      <w:r>
        <w:t xml:space="preserve">LOS </w:t>
      </w:r>
      <w:r w:rsidR="00A32F60">
        <w:t>variables</w:t>
      </w:r>
      <w:r w:rsidR="00A47C5C">
        <w:t xml:space="preserve"> </w:t>
      </w:r>
      <w:r>
        <w:t>reported</w:t>
      </w:r>
    </w:p>
    <w:p w14:paraId="1748058A" w14:textId="6F99C67D" w:rsidR="000D382B" w:rsidRPr="000D382B" w:rsidRDefault="000D382B" w:rsidP="000D382B">
      <w:pPr>
        <w:pStyle w:val="ListParagraph"/>
        <w:numPr>
          <w:ilvl w:val="0"/>
          <w:numId w:val="36"/>
        </w:numPr>
        <w:spacing w:after="60"/>
        <w:jc w:val="both"/>
        <w:rPr>
          <w:rFonts w:cstheme="minorHAnsi"/>
        </w:rPr>
      </w:pPr>
      <w:r w:rsidRPr="00B6405E">
        <w:rPr>
          <w:rFonts w:cstheme="minorHAnsi"/>
        </w:rPr>
        <w:t>Mean = the average of all values. All values are added together and divided by the number of values</w:t>
      </w:r>
    </w:p>
    <w:p w14:paraId="13480BC8" w14:textId="7960A3D7" w:rsidR="00A47C5C" w:rsidRPr="00B6405E" w:rsidRDefault="00A47C5C" w:rsidP="00B6405E">
      <w:pPr>
        <w:pStyle w:val="ListParagraph"/>
        <w:numPr>
          <w:ilvl w:val="0"/>
          <w:numId w:val="36"/>
        </w:numPr>
        <w:spacing w:after="60"/>
        <w:jc w:val="both"/>
        <w:rPr>
          <w:rFonts w:cstheme="minorHAnsi"/>
        </w:rPr>
      </w:pPr>
      <w:r w:rsidRPr="00B6405E">
        <w:rPr>
          <w:rFonts w:cstheme="minorHAnsi"/>
        </w:rPr>
        <w:t xml:space="preserve">Median = </w:t>
      </w:r>
      <w:r w:rsidR="007F7850" w:rsidRPr="00B6405E">
        <w:rPr>
          <w:rFonts w:cstheme="minorHAnsi"/>
        </w:rPr>
        <w:t>the middle value or an ordered dataset. Values are sorted from smallest to large</w:t>
      </w:r>
      <w:r w:rsidR="00903145" w:rsidRPr="00B6405E">
        <w:rPr>
          <w:rFonts w:cstheme="minorHAnsi"/>
        </w:rPr>
        <w:t xml:space="preserve">st. For odd number of data points, the median is the middle value (i.e. </w:t>
      </w:r>
      <w:r w:rsidR="00C7097B" w:rsidRPr="00B6405E">
        <w:rPr>
          <w:rFonts w:cstheme="minorHAnsi"/>
        </w:rPr>
        <w:t xml:space="preserve">there is </w:t>
      </w:r>
      <w:r w:rsidR="00903145" w:rsidRPr="00B6405E">
        <w:rPr>
          <w:rFonts w:cstheme="minorHAnsi"/>
        </w:rPr>
        <w:t>an equal number of values on either side)</w:t>
      </w:r>
      <w:r w:rsidR="00C7097B" w:rsidRPr="00B6405E">
        <w:rPr>
          <w:rFonts w:cstheme="minorHAnsi"/>
        </w:rPr>
        <w:t>. For an even number of data points, the median is the average of the two middle values</w:t>
      </w:r>
    </w:p>
    <w:p w14:paraId="3D72A338" w14:textId="6DC6AF05" w:rsidR="00C7097B" w:rsidRPr="00B6405E" w:rsidRDefault="00B6405E" w:rsidP="00B6405E">
      <w:pPr>
        <w:pStyle w:val="ListParagraph"/>
        <w:numPr>
          <w:ilvl w:val="0"/>
          <w:numId w:val="36"/>
        </w:numPr>
        <w:spacing w:after="60"/>
        <w:jc w:val="both"/>
        <w:rPr>
          <w:rFonts w:cstheme="minorHAnsi"/>
        </w:rPr>
      </w:pPr>
      <w:r w:rsidRPr="00B6405E">
        <w:rPr>
          <w:rFonts w:cstheme="minorHAnsi"/>
        </w:rPr>
        <w:t>Minimum = the shortest length of stay for the reporting period</w:t>
      </w:r>
    </w:p>
    <w:p w14:paraId="24986A21" w14:textId="5D3A994E" w:rsidR="00A32F60" w:rsidRPr="00A32F60" w:rsidRDefault="00B6405E" w:rsidP="00A32F60">
      <w:pPr>
        <w:pStyle w:val="ListParagraph"/>
        <w:numPr>
          <w:ilvl w:val="0"/>
          <w:numId w:val="36"/>
        </w:numPr>
        <w:spacing w:after="60"/>
        <w:jc w:val="both"/>
        <w:rPr>
          <w:rFonts w:cstheme="minorHAnsi"/>
        </w:rPr>
      </w:pPr>
      <w:r w:rsidRPr="00B6405E">
        <w:rPr>
          <w:rFonts w:cstheme="minorHAnsi"/>
        </w:rPr>
        <w:t>Maximum = the longest length of stay for the reporting period (calculated from the time of intake, not the start of the reporting period)</w:t>
      </w:r>
    </w:p>
    <w:p w14:paraId="17A26CFC" w14:textId="37632E80" w:rsidR="00A96AFC" w:rsidRPr="006D0E34" w:rsidRDefault="006D0E34" w:rsidP="006D0E34">
      <w:pPr>
        <w:spacing w:after="160" w:line="259" w:lineRule="auto"/>
        <w:rPr>
          <w:rFonts w:cstheme="minorHAnsi"/>
        </w:rPr>
      </w:pPr>
      <w:r>
        <w:rPr>
          <w:rFonts w:cstheme="minorHAnsi"/>
        </w:rPr>
        <w:br w:type="page"/>
      </w:r>
    </w:p>
    <w:p w14:paraId="39E92F7D" w14:textId="58ED4025" w:rsidR="0069706F" w:rsidRDefault="0069706F" w:rsidP="007A7919">
      <w:pPr>
        <w:pStyle w:val="Heading1"/>
        <w:rPr>
          <w:rStyle w:val="normaltextrun"/>
        </w:rPr>
      </w:pPr>
      <w:bookmarkStart w:id="14" w:name="_Toc1025465006"/>
      <w:r w:rsidRPr="104AEF38">
        <w:rPr>
          <w:rStyle w:val="normaltextrun"/>
        </w:rPr>
        <w:lastRenderedPageBreak/>
        <w:t>Report Outputs</w:t>
      </w:r>
      <w:bookmarkEnd w:id="14"/>
    </w:p>
    <w:p w14:paraId="6B48A442" w14:textId="77777777" w:rsidR="00F7641A" w:rsidRPr="00F7641A" w:rsidRDefault="00F7641A" w:rsidP="00F7641A"/>
    <w:p w14:paraId="57E6605E" w14:textId="73361E38" w:rsidR="0069706F" w:rsidRDefault="00D6658A" w:rsidP="0069706F">
      <w:pPr>
        <w:rPr>
          <w:rStyle w:val="normaltextrun"/>
        </w:rPr>
      </w:pPr>
      <w:r>
        <w:rPr>
          <w:rStyle w:val="normaltextrun"/>
        </w:rPr>
        <w:t xml:space="preserve">This section provides </w:t>
      </w:r>
      <w:r w:rsidR="00F7641A">
        <w:rPr>
          <w:rStyle w:val="normaltextrun"/>
        </w:rPr>
        <w:t xml:space="preserve">selected </w:t>
      </w:r>
      <w:r>
        <w:rPr>
          <w:rStyle w:val="normaltextrun"/>
        </w:rPr>
        <w:t xml:space="preserve">screenshots of </w:t>
      </w:r>
      <w:r w:rsidR="00EE6577">
        <w:rPr>
          <w:rStyle w:val="normaltextrun"/>
        </w:rPr>
        <w:t>reports as they currently appear, to illustrate the output.</w:t>
      </w:r>
    </w:p>
    <w:p w14:paraId="3F69084A" w14:textId="77777777" w:rsidR="00EE6577" w:rsidRDefault="00EE6577" w:rsidP="0069706F">
      <w:pPr>
        <w:rPr>
          <w:rStyle w:val="normaltextrun"/>
        </w:rPr>
      </w:pPr>
    </w:p>
    <w:p w14:paraId="74A2413D" w14:textId="31A91B28" w:rsidR="00F7641A" w:rsidRDefault="00B74873" w:rsidP="0069706F">
      <w:pPr>
        <w:rPr>
          <w:rStyle w:val="normaltextrun"/>
        </w:rPr>
      </w:pPr>
      <w:commentRangeStart w:id="15"/>
      <w:r>
        <w:rPr>
          <w:rStyle w:val="normaltextrun"/>
        </w:rPr>
        <w:t xml:space="preserve">Length of stay </w:t>
      </w:r>
      <w:r w:rsidR="001D3FBF">
        <w:rPr>
          <w:rStyle w:val="normaltextrun"/>
        </w:rPr>
        <w:t>in-shelter</w:t>
      </w:r>
      <w:r>
        <w:rPr>
          <w:rStyle w:val="normaltextrun"/>
        </w:rPr>
        <w:t>, for animals with an outcome</w:t>
      </w:r>
      <w:commentRangeEnd w:id="15"/>
      <w:r w:rsidR="00E57C2E">
        <w:rPr>
          <w:rStyle w:val="CommentReference"/>
          <w:sz w:val="24"/>
          <w:szCs w:val="22"/>
        </w:rPr>
        <w:commentReference w:id="15"/>
      </w:r>
    </w:p>
    <w:p w14:paraId="2E1DB556" w14:textId="77777777" w:rsidR="00246AEE" w:rsidRDefault="00246AEE" w:rsidP="0069706F">
      <w:pPr>
        <w:rPr>
          <w:rStyle w:val="normaltextrun"/>
        </w:rPr>
      </w:pPr>
    </w:p>
    <w:p w14:paraId="7E4CC2F6" w14:textId="641B611D" w:rsidR="00B74873" w:rsidRDefault="00D246DE" w:rsidP="0069706F">
      <w:pPr>
        <w:rPr>
          <w:rStyle w:val="normaltextrun"/>
        </w:rPr>
      </w:pPr>
      <w:r w:rsidRPr="00D246DE">
        <w:rPr>
          <w:rStyle w:val="normaltextrun"/>
          <w:noProof/>
        </w:rPr>
        <w:drawing>
          <wp:inline distT="0" distB="0" distL="0" distR="0" wp14:anchorId="09698628" wp14:editId="0E720471">
            <wp:extent cx="5943600" cy="2802255"/>
            <wp:effectExtent l="0" t="0" r="0" b="0"/>
            <wp:docPr id="20209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45835" name=""/>
                    <pic:cNvPicPr/>
                  </pic:nvPicPr>
                  <pic:blipFill>
                    <a:blip r:embed="rId15"/>
                    <a:stretch>
                      <a:fillRect/>
                    </a:stretch>
                  </pic:blipFill>
                  <pic:spPr>
                    <a:xfrm>
                      <a:off x="0" y="0"/>
                      <a:ext cx="5943600" cy="2802255"/>
                    </a:xfrm>
                    <a:prstGeom prst="rect">
                      <a:avLst/>
                    </a:prstGeom>
                  </pic:spPr>
                </pic:pic>
              </a:graphicData>
            </a:graphic>
          </wp:inline>
        </w:drawing>
      </w:r>
    </w:p>
    <w:p w14:paraId="4E63D129" w14:textId="77777777" w:rsidR="00EE6577" w:rsidRDefault="00EE6577" w:rsidP="0069706F">
      <w:pPr>
        <w:rPr>
          <w:rStyle w:val="normaltextrun"/>
        </w:rPr>
      </w:pPr>
    </w:p>
    <w:p w14:paraId="1CD86CA3" w14:textId="28052166" w:rsidR="00D57BFE" w:rsidRDefault="00246AEE" w:rsidP="00D57BFE">
      <w:pPr>
        <w:rPr>
          <w:rStyle w:val="normaltextrun"/>
        </w:rPr>
      </w:pPr>
      <w:r>
        <w:rPr>
          <w:rStyle w:val="normaltextrun"/>
        </w:rPr>
        <w:t xml:space="preserve">Length of stay </w:t>
      </w:r>
      <w:r w:rsidR="005558AD">
        <w:rPr>
          <w:rStyle w:val="normaltextrun"/>
        </w:rPr>
        <w:t>in-shelter</w:t>
      </w:r>
      <w:r>
        <w:rPr>
          <w:rStyle w:val="normaltextrun"/>
        </w:rPr>
        <w:t>, for animals without an outcome</w:t>
      </w:r>
    </w:p>
    <w:p w14:paraId="4AC9052D" w14:textId="77777777" w:rsidR="00D57BFE" w:rsidRDefault="00D57BFE" w:rsidP="0069706F">
      <w:pPr>
        <w:rPr>
          <w:rStyle w:val="normaltextrun"/>
        </w:rPr>
      </w:pPr>
    </w:p>
    <w:p w14:paraId="0EEC6A65" w14:textId="160FF3EC" w:rsidR="00F7641A" w:rsidRDefault="00D57BFE" w:rsidP="0069706F">
      <w:pPr>
        <w:rPr>
          <w:rStyle w:val="normaltextrun"/>
        </w:rPr>
      </w:pPr>
      <w:r w:rsidRPr="00D57BFE">
        <w:rPr>
          <w:rStyle w:val="normaltextrun"/>
          <w:noProof/>
        </w:rPr>
        <w:drawing>
          <wp:inline distT="0" distB="0" distL="0" distR="0" wp14:anchorId="7D0D51EA" wp14:editId="62AF6B8E">
            <wp:extent cx="5943600" cy="2544445"/>
            <wp:effectExtent l="0" t="0" r="0" b="8255"/>
            <wp:docPr id="5382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5591" name=""/>
                    <pic:cNvPicPr/>
                  </pic:nvPicPr>
                  <pic:blipFill>
                    <a:blip r:embed="rId16"/>
                    <a:stretch>
                      <a:fillRect/>
                    </a:stretch>
                  </pic:blipFill>
                  <pic:spPr>
                    <a:xfrm>
                      <a:off x="0" y="0"/>
                      <a:ext cx="5943600" cy="2544445"/>
                    </a:xfrm>
                    <a:prstGeom prst="rect">
                      <a:avLst/>
                    </a:prstGeom>
                  </pic:spPr>
                </pic:pic>
              </a:graphicData>
            </a:graphic>
          </wp:inline>
        </w:drawing>
      </w:r>
    </w:p>
    <w:p w14:paraId="6FFA4297" w14:textId="77777777" w:rsidR="00F7641A" w:rsidRDefault="00F7641A" w:rsidP="0069706F">
      <w:pPr>
        <w:rPr>
          <w:rStyle w:val="normaltextrun"/>
        </w:rPr>
      </w:pPr>
    </w:p>
    <w:p w14:paraId="396CC808" w14:textId="4F5B428D" w:rsidR="00991267" w:rsidRDefault="00991267" w:rsidP="000412E2">
      <w:pPr>
        <w:keepNext/>
        <w:keepLines/>
        <w:rPr>
          <w:rStyle w:val="normaltextrun"/>
        </w:rPr>
      </w:pPr>
      <w:r>
        <w:rPr>
          <w:rStyle w:val="normaltextrun"/>
        </w:rPr>
        <w:lastRenderedPageBreak/>
        <w:t xml:space="preserve">By </w:t>
      </w:r>
      <w:r w:rsidR="00A45801">
        <w:rPr>
          <w:rStyle w:val="normaltextrun"/>
        </w:rPr>
        <w:t xml:space="preserve">double-clicking </w:t>
      </w:r>
      <w:r w:rsidR="00C71858">
        <w:rPr>
          <w:rStyle w:val="normaltextrun"/>
        </w:rPr>
        <w:t xml:space="preserve">in the table beneath the graph for July </w:t>
      </w:r>
      <w:r w:rsidR="00422E5A">
        <w:rPr>
          <w:rStyle w:val="normaltextrun"/>
        </w:rPr>
        <w:t xml:space="preserve">(as an example), a tab is created with the details of </w:t>
      </w:r>
      <w:r w:rsidR="00C71858">
        <w:rPr>
          <w:rStyle w:val="normaltextrun"/>
        </w:rPr>
        <w:t>the animals represente</w:t>
      </w:r>
      <w:r w:rsidR="00A45801">
        <w:rPr>
          <w:rStyle w:val="normaltextrun"/>
        </w:rPr>
        <w:t>d in that graph</w:t>
      </w:r>
      <w:r w:rsidR="00422E5A">
        <w:rPr>
          <w:rStyle w:val="normaltextrun"/>
        </w:rPr>
        <w:t xml:space="preserve"> (unique IDs and numbers </w:t>
      </w:r>
      <w:r w:rsidR="0030163D">
        <w:rPr>
          <w:rStyle w:val="normaltextrun"/>
        </w:rPr>
        <w:t xml:space="preserve">are included but </w:t>
      </w:r>
      <w:r w:rsidR="00422E5A">
        <w:rPr>
          <w:rStyle w:val="normaltextrun"/>
        </w:rPr>
        <w:t>cropped out</w:t>
      </w:r>
      <w:r w:rsidR="0030163D">
        <w:rPr>
          <w:rStyle w:val="normaltextrun"/>
        </w:rPr>
        <w:t xml:space="preserve"> in this example</w:t>
      </w:r>
      <w:r w:rsidR="00422E5A">
        <w:rPr>
          <w:rStyle w:val="normaltextrun"/>
        </w:rPr>
        <w:t>)</w:t>
      </w:r>
      <w:r w:rsidR="00C36140">
        <w:rPr>
          <w:rStyle w:val="normaltextrun"/>
        </w:rPr>
        <w:t>.</w:t>
      </w:r>
      <w:r w:rsidR="00A46F76">
        <w:rPr>
          <w:rStyle w:val="normaltextrun"/>
        </w:rPr>
        <w:t xml:space="preserve"> This table shows </w:t>
      </w:r>
      <w:r w:rsidR="007162C6">
        <w:rPr>
          <w:rStyle w:val="normaltextrun"/>
        </w:rPr>
        <w:t xml:space="preserve">LOS for </w:t>
      </w:r>
      <w:r w:rsidR="00A46F76">
        <w:rPr>
          <w:rStyle w:val="normaltextrun"/>
        </w:rPr>
        <w:t>some of the animals with outcomes in July.</w:t>
      </w:r>
    </w:p>
    <w:p w14:paraId="3859C800" w14:textId="77777777" w:rsidR="00C71858" w:rsidRDefault="00C71858" w:rsidP="000412E2">
      <w:pPr>
        <w:keepNext/>
        <w:keepLines/>
        <w:rPr>
          <w:rStyle w:val="normaltextrun"/>
        </w:rPr>
      </w:pPr>
    </w:p>
    <w:p w14:paraId="464AA639" w14:textId="7A01DF64" w:rsidR="000412E2" w:rsidRDefault="003E5771" w:rsidP="000412E2">
      <w:pPr>
        <w:keepNext/>
        <w:keepLines/>
        <w:rPr>
          <w:rStyle w:val="normaltextrun"/>
        </w:rPr>
      </w:pPr>
      <w:r w:rsidRPr="003E5771">
        <w:rPr>
          <w:rStyle w:val="normaltextrun"/>
          <w:noProof/>
        </w:rPr>
        <w:drawing>
          <wp:inline distT="0" distB="0" distL="0" distR="0" wp14:anchorId="34E400F5" wp14:editId="2A0573C6">
            <wp:extent cx="5506218" cy="4020111"/>
            <wp:effectExtent l="0" t="0" r="0" b="0"/>
            <wp:docPr id="8322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27677" name=""/>
                    <pic:cNvPicPr/>
                  </pic:nvPicPr>
                  <pic:blipFill>
                    <a:blip r:embed="rId17"/>
                    <a:stretch>
                      <a:fillRect/>
                    </a:stretch>
                  </pic:blipFill>
                  <pic:spPr>
                    <a:xfrm>
                      <a:off x="0" y="0"/>
                      <a:ext cx="5506218" cy="4020111"/>
                    </a:xfrm>
                    <a:prstGeom prst="rect">
                      <a:avLst/>
                    </a:prstGeom>
                  </pic:spPr>
                </pic:pic>
              </a:graphicData>
            </a:graphic>
          </wp:inline>
        </w:drawing>
      </w:r>
    </w:p>
    <w:p w14:paraId="509E80BC" w14:textId="4231C54C" w:rsidR="00422E5A" w:rsidRDefault="000412E2" w:rsidP="000412E2">
      <w:pPr>
        <w:spacing w:after="160" w:line="259" w:lineRule="auto"/>
        <w:rPr>
          <w:rStyle w:val="normaltextrun"/>
        </w:rPr>
      </w:pPr>
      <w:r>
        <w:rPr>
          <w:rStyle w:val="normaltextrun"/>
        </w:rPr>
        <w:br w:type="page"/>
      </w:r>
    </w:p>
    <w:p w14:paraId="0D4ABDC7" w14:textId="41CFB1D7" w:rsidR="00971F01" w:rsidRPr="00F5408E" w:rsidRDefault="004A3F2C" w:rsidP="104AEF38">
      <w:pPr>
        <w:pStyle w:val="Heading1"/>
        <w:rPr>
          <w:rStyle w:val="normaltextrun"/>
        </w:rPr>
      </w:pPr>
      <w:bookmarkStart w:id="16" w:name="_Toc1057839493"/>
      <w:r w:rsidRPr="104AEF38">
        <w:rPr>
          <w:rStyle w:val="normaltextrun"/>
        </w:rPr>
        <w:lastRenderedPageBreak/>
        <w:t>Technical Implementation</w:t>
      </w:r>
      <w:bookmarkEnd w:id="16"/>
    </w:p>
    <w:p w14:paraId="708138E6" w14:textId="77777777" w:rsidR="00A406DF" w:rsidRDefault="00A406DF" w:rsidP="00A406DF">
      <w:pPr>
        <w:rPr>
          <w:lang w:val="en-CA"/>
        </w:rPr>
      </w:pPr>
    </w:p>
    <w:p w14:paraId="3C9C0B8C" w14:textId="65240926" w:rsidR="00DF57B3" w:rsidRDefault="003425DB" w:rsidP="003221A0">
      <w:pPr>
        <w:rPr>
          <w:lang w:val="en-CA"/>
        </w:rPr>
      </w:pPr>
      <w:r w:rsidRPr="00E46B4E">
        <w:rPr>
          <w:lang w:val="en-CA"/>
        </w:rPr>
        <w:t>The execution script combines Python user-defined functions and SQL queries to extract the report files from a SQL server. By leveraging the capabilities of both Python and SQL, the script facilitates the retrieval and processing of the required data for generating the report files.</w:t>
      </w:r>
      <w:r w:rsidR="002B6664">
        <w:rPr>
          <w:lang w:val="en-CA"/>
        </w:rPr>
        <w:tab/>
      </w:r>
    </w:p>
    <w:p w14:paraId="6D350EBE" w14:textId="24D5961F" w:rsidR="00DF57B3" w:rsidRPr="00DF57B3" w:rsidRDefault="00DF57B3" w:rsidP="007A7919">
      <w:pPr>
        <w:pStyle w:val="Heading2"/>
        <w:rPr>
          <w:lang w:val="en-CA"/>
        </w:rPr>
      </w:pPr>
      <w:bookmarkStart w:id="17" w:name="_Toc565518004"/>
      <w:r w:rsidRPr="104AEF38">
        <w:rPr>
          <w:lang w:val="en-CA"/>
        </w:rPr>
        <w:t xml:space="preserve">Source Data </w:t>
      </w:r>
      <w:r w:rsidR="003221A0" w:rsidRPr="104AEF38">
        <w:rPr>
          <w:lang w:val="en-CA"/>
        </w:rPr>
        <w:t>Updates</w:t>
      </w:r>
      <w:bookmarkEnd w:id="17"/>
    </w:p>
    <w:p w14:paraId="79D85F5A" w14:textId="06EC49D2" w:rsidR="00DF57B3" w:rsidRDefault="00DF57B3" w:rsidP="008036E0">
      <w:pPr>
        <w:tabs>
          <w:tab w:val="left" w:pos="3930"/>
        </w:tabs>
        <w:rPr>
          <w:lang w:val="en-CA"/>
        </w:rPr>
      </w:pPr>
      <w:r w:rsidRPr="104AEF38">
        <w:rPr>
          <w:lang w:val="en-CA"/>
        </w:rPr>
        <w:t xml:space="preserve">Source data are received from PetPoint on a recurring monthly basis via an automated file transfer process. The reporting process is designed to run after the monthly data file is received. </w:t>
      </w:r>
      <w:r w:rsidR="008800B3" w:rsidRPr="5C7EB082">
        <w:rPr>
          <w:lang w:val="en-CA"/>
        </w:rPr>
        <w:t>Python code is used to refine source data and generate an output.</w:t>
      </w:r>
    </w:p>
    <w:p w14:paraId="7DA170FD" w14:textId="65B39422" w:rsidR="104AEF38" w:rsidRDefault="104AEF38" w:rsidP="104AEF38">
      <w:pPr>
        <w:tabs>
          <w:tab w:val="left" w:pos="3930"/>
        </w:tabs>
        <w:rPr>
          <w:lang w:val="en-CA"/>
        </w:rPr>
      </w:pPr>
    </w:p>
    <w:p w14:paraId="19B58050" w14:textId="690A192F" w:rsidR="080416BF" w:rsidRDefault="080416BF" w:rsidP="104AEF38">
      <w:pPr>
        <w:pStyle w:val="Heading2"/>
        <w:rPr>
          <w:rFonts w:ascii="Calibri" w:eastAsia="Calibri" w:hAnsi="Calibri" w:cs="Calibri"/>
        </w:rPr>
      </w:pPr>
      <w:bookmarkStart w:id="18" w:name="_Toc1182330225"/>
      <w:r w:rsidRPr="104AEF38">
        <w:rPr>
          <w:rFonts w:ascii="Calibri" w:eastAsia="Calibri" w:hAnsi="Calibri" w:cs="Calibri"/>
          <w:lang w:val="en-CA"/>
        </w:rPr>
        <w:t>Current Code Repository</w:t>
      </w:r>
      <w:bookmarkEnd w:id="18"/>
    </w:p>
    <w:p w14:paraId="4FE6D38F" w14:textId="4CE333E2" w:rsidR="080416BF" w:rsidRDefault="080416BF" w:rsidP="104AEF38">
      <w:pPr>
        <w:rPr>
          <w:rFonts w:ascii="Calibri" w:eastAsia="Calibri" w:hAnsi="Calibri" w:cs="Calibri"/>
          <w:color w:val="000000" w:themeColor="text1"/>
          <w:szCs w:val="24"/>
        </w:rPr>
      </w:pPr>
      <w:r w:rsidRPr="104AEF38">
        <w:rPr>
          <w:rFonts w:ascii="Calibri" w:eastAsia="Calibri" w:hAnsi="Calibri" w:cs="Calibri"/>
          <w:color w:val="000000" w:themeColor="text1"/>
          <w:szCs w:val="24"/>
          <w:lang w:val="en-CA"/>
        </w:rPr>
        <w:t>The current technical implementation for this report is available in GitHub:</w:t>
      </w:r>
    </w:p>
    <w:p w14:paraId="0AA2268E" w14:textId="0B4B6364" w:rsidR="080416BF" w:rsidRDefault="080416BF" w:rsidP="104AEF38">
      <w:pPr>
        <w:rPr>
          <w:rFonts w:ascii="Calibri" w:eastAsia="Calibri" w:hAnsi="Calibri" w:cs="Calibri"/>
          <w:color w:val="000000" w:themeColor="text1"/>
          <w:szCs w:val="24"/>
        </w:rPr>
      </w:pPr>
      <w:hyperlink r:id="rId18">
        <w:r w:rsidRPr="104AEF38">
          <w:rPr>
            <w:rStyle w:val="Hyperlink"/>
            <w:rFonts w:ascii="Calibri" w:eastAsia="Calibri" w:hAnsi="Calibri" w:cs="Calibri"/>
            <w:szCs w:val="24"/>
            <w:lang w:val="en-CA"/>
          </w:rPr>
          <w:t>THS-Metrics/metric-reports.</w:t>
        </w:r>
      </w:hyperlink>
    </w:p>
    <w:p w14:paraId="1B207603" w14:textId="2920FE81" w:rsidR="104AEF38" w:rsidRDefault="104AEF38" w:rsidP="104AEF38">
      <w:pPr>
        <w:tabs>
          <w:tab w:val="left" w:pos="3930"/>
        </w:tabs>
        <w:rPr>
          <w:lang w:val="en-CA"/>
        </w:rPr>
      </w:pPr>
    </w:p>
    <w:p w14:paraId="5906B9C6" w14:textId="1C2ADD10" w:rsidR="104AEF38" w:rsidRDefault="104AEF38" w:rsidP="104AEF38">
      <w:pPr>
        <w:tabs>
          <w:tab w:val="left" w:pos="3930"/>
        </w:tabs>
        <w:rPr>
          <w:lang w:val="en-CA"/>
        </w:rPr>
      </w:pPr>
    </w:p>
    <w:p w14:paraId="236D9D67" w14:textId="79F3350C" w:rsidR="080416BF" w:rsidRDefault="080416BF" w:rsidP="104AEF38">
      <w:pPr>
        <w:pStyle w:val="Heading2"/>
        <w:rPr>
          <w:rFonts w:ascii="Calibri" w:eastAsia="Calibri" w:hAnsi="Calibri" w:cs="Calibri"/>
          <w:sz w:val="24"/>
          <w:szCs w:val="24"/>
          <w:lang w:val="en-CA"/>
        </w:rPr>
      </w:pPr>
      <w:bookmarkStart w:id="19" w:name="_Toc2115782058"/>
      <w:commentRangeStart w:id="20"/>
      <w:r w:rsidRPr="104AEF38">
        <w:rPr>
          <w:rFonts w:ascii="Calibri" w:eastAsia="Calibri" w:hAnsi="Calibri" w:cs="Calibri"/>
          <w:lang w:val="en-CA"/>
        </w:rPr>
        <w:t>Report Generation Logic</w:t>
      </w:r>
      <w:bookmarkEnd w:id="19"/>
      <w:commentRangeEnd w:id="20"/>
      <w:r w:rsidR="00356F9E">
        <w:rPr>
          <w:rStyle w:val="CommentReference"/>
          <w:rFonts w:ascii="Calibri" w:eastAsia="Calibri" w:hAnsi="Calibri" w:cs="Calibri"/>
          <w:sz w:val="24"/>
          <w:szCs w:val="24"/>
          <w:lang w:val="en-CA"/>
        </w:rPr>
        <w:commentReference w:id="20"/>
      </w:r>
    </w:p>
    <w:p w14:paraId="21A6DEA9" w14:textId="660F360C" w:rsidR="104AEF38" w:rsidRDefault="104AEF38" w:rsidP="104AEF38">
      <w:pPr>
        <w:tabs>
          <w:tab w:val="left" w:pos="3930"/>
        </w:tabs>
        <w:rPr>
          <w:lang w:val="en-CA"/>
        </w:rPr>
      </w:pPr>
    </w:p>
    <w:p w14:paraId="6A42BC70" w14:textId="527B9A34" w:rsidR="00AA14C1" w:rsidRDefault="00AA14C1" w:rsidP="00A406DF">
      <w:pPr>
        <w:rPr>
          <w:del w:id="21" w:author="Linda Jacobson" w:date="2026-03-06T20:43:00Z" w16du:dateUtc="2026-03-06T20:43:40Z"/>
        </w:rPr>
      </w:pPr>
    </w:p>
    <w:p w14:paraId="0C0625E8" w14:textId="77777777" w:rsidR="00CB7C91" w:rsidRPr="00E46B4E" w:rsidRDefault="00CB7C91" w:rsidP="00CB7C91">
      <w:pPr>
        <w:pStyle w:val="Heading2"/>
        <w:rPr>
          <w:del w:id="22" w:author="Linda Jacobson" w:date="2026-03-06T20:43:00Z" w16du:dateUtc="2026-03-06T20:43:40Z"/>
          <w:lang w:val="en-CA"/>
        </w:rPr>
      </w:pPr>
      <w:del w:id="23" w:author="Linda Jacobson" w:date="2026-03-06T20:43:00Z" w16du:dateUtc="2026-03-06T20:43:40Z">
        <w:r w:rsidRPr="104AEF38" w:rsidDel="002B6664">
          <w:rPr>
            <w:lang w:val="en-CA"/>
          </w:rPr>
          <w:delText>Data Architecture (SQL)</w:delText>
        </w:r>
      </w:del>
    </w:p>
    <w:p w14:paraId="62E8F68B" w14:textId="77777777" w:rsidR="00CB7C91" w:rsidRDefault="00CB7C91" w:rsidP="00CB7C91">
      <w:pPr>
        <w:rPr>
          <w:del w:id="24" w:author="Linda Jacobson" w:date="2026-03-06T20:43:00Z" w16du:dateUtc="2026-03-06T20:43:40Z"/>
          <w:lang w:val="en-CA"/>
        </w:rPr>
      </w:pPr>
      <w:commentRangeStart w:id="25"/>
      <w:del w:id="26" w:author="Linda Jacobson" w:date="2026-03-06T20:43:00Z" w16du:dateUtc="2026-03-06T20:43:40Z">
        <w:r w:rsidRPr="104AEF38" w:rsidDel="00971F01">
          <w:rPr>
            <w:lang w:val="en-CA"/>
          </w:rPr>
          <w:delText xml:space="preserve">The SQL code utilizes Common Table Expressions (CTEs) to extract three separate tables from the database: Numerator, </w:delText>
        </w:r>
        <w:r w:rsidRPr="104AEF38" w:rsidDel="00E76C0D">
          <w:rPr>
            <w:lang w:val="en-CA"/>
          </w:rPr>
          <w:delText>Denominator and</w:delText>
        </w:r>
        <w:r w:rsidRPr="104AEF38" w:rsidDel="00971F01">
          <w:rPr>
            <w:lang w:val="en-CA"/>
          </w:rPr>
          <w:delText xml:space="preserve"> Weeks. </w:delText>
        </w:r>
      </w:del>
    </w:p>
    <w:p w14:paraId="1E47145B" w14:textId="77777777" w:rsidR="00CB7C91" w:rsidRDefault="00CB7C91" w:rsidP="00CB7C91">
      <w:pPr>
        <w:rPr>
          <w:del w:id="27" w:author="Linda Jacobson" w:date="2026-03-06T20:43:00Z" w16du:dateUtc="2026-03-06T20:43:40Z"/>
          <w:lang w:val="en-CA"/>
        </w:rPr>
      </w:pPr>
    </w:p>
    <w:p w14:paraId="27E4A314" w14:textId="77777777" w:rsidR="00CB7C91" w:rsidRDefault="00CB7C91" w:rsidP="00CB7C91">
      <w:pPr>
        <w:rPr>
          <w:del w:id="28" w:author="Linda Jacobson" w:date="2026-03-06T20:43:00Z" w16du:dateUtc="2026-03-06T20:43:40Z"/>
          <w:lang w:val="en-CA"/>
        </w:rPr>
      </w:pPr>
      <w:del w:id="29" w:author="Linda Jacobson" w:date="2026-03-06T20:43:00Z" w16du:dateUtc="2026-03-06T20:43:40Z">
        <w:r w:rsidRPr="104AEF38" w:rsidDel="00071610">
          <w:rPr>
            <w:lang w:val="en-CA"/>
          </w:rPr>
          <w:delText>T</w:delText>
        </w:r>
        <w:r w:rsidRPr="104AEF38" w:rsidDel="00E76C0D">
          <w:rPr>
            <w:lang w:val="en-CA"/>
          </w:rPr>
          <w:delText xml:space="preserve">he Numerator CTE extracts </w:delText>
        </w:r>
        <w:r w:rsidRPr="104AEF38" w:rsidDel="00071610">
          <w:rPr>
            <w:lang w:val="en-CA"/>
          </w:rPr>
          <w:delText>kittens</w:delText>
        </w:r>
        <w:r w:rsidRPr="104AEF38" w:rsidDel="00E76C0D">
          <w:rPr>
            <w:lang w:val="en-CA"/>
          </w:rPr>
          <w:delText xml:space="preserve"> categorized as </w:delText>
        </w:r>
        <w:r w:rsidRPr="104AEF38" w:rsidDel="00071610">
          <w:rPr>
            <w:lang w:val="en-CA"/>
          </w:rPr>
          <w:delText>D</w:delText>
        </w:r>
        <w:r w:rsidRPr="104AEF38" w:rsidDel="00E76C0D">
          <w:rPr>
            <w:lang w:val="en-CA"/>
          </w:rPr>
          <w:delText xml:space="preserve">ied or </w:delText>
        </w:r>
        <w:r w:rsidRPr="104AEF38" w:rsidDel="00071610">
          <w:rPr>
            <w:lang w:val="en-CA"/>
          </w:rPr>
          <w:delText>E</w:delText>
        </w:r>
        <w:r w:rsidRPr="104AEF38" w:rsidDel="00E76C0D">
          <w:rPr>
            <w:lang w:val="en-CA"/>
          </w:rPr>
          <w:delText>uthanized.</w:delText>
        </w:r>
        <w:r w:rsidRPr="104AEF38" w:rsidDel="00E37AEA">
          <w:rPr>
            <w:lang w:val="en-CA"/>
          </w:rPr>
          <w:delText xml:space="preserve"> </w:delText>
        </w:r>
        <w:r w:rsidRPr="104AEF38" w:rsidDel="00971F01">
          <w:rPr>
            <w:lang w:val="en-CA"/>
          </w:rPr>
          <w:delText xml:space="preserve">The Denominator CTE </w:delText>
        </w:r>
        <w:r w:rsidRPr="104AEF38" w:rsidDel="00960CBF">
          <w:rPr>
            <w:lang w:val="en-CA"/>
          </w:rPr>
          <w:delText>retrieves data</w:delText>
        </w:r>
        <w:r w:rsidRPr="104AEF38" w:rsidDel="00971F01">
          <w:rPr>
            <w:lang w:val="en-CA"/>
          </w:rPr>
          <w:delText xml:space="preserve"> from the database, including details about the kittens, age groups, and their </w:delText>
        </w:r>
        <w:r w:rsidRPr="104AEF38" w:rsidDel="000F7608">
          <w:rPr>
            <w:lang w:val="en-CA"/>
          </w:rPr>
          <w:delText xml:space="preserve">outcome </w:delText>
        </w:r>
        <w:r w:rsidRPr="104AEF38" w:rsidDel="00971F01">
          <w:rPr>
            <w:lang w:val="en-CA"/>
          </w:rPr>
          <w:delText xml:space="preserve">classification. To accomplish this, the Denominator CTE performs a </w:delText>
        </w:r>
        <w:r w:rsidRPr="104AEF38" w:rsidDel="000F7608">
          <w:rPr>
            <w:lang w:val="en-CA"/>
          </w:rPr>
          <w:delText>C</w:delText>
        </w:r>
        <w:r w:rsidRPr="104AEF38" w:rsidDel="00971F01">
          <w:rPr>
            <w:lang w:val="en-CA"/>
          </w:rPr>
          <w:delText xml:space="preserve">artesian join with the Weeks table. This join is designed to calculate the age group of each kitten for every week within </w:delText>
        </w:r>
        <w:r w:rsidRPr="104AEF38" w:rsidDel="000F7608">
          <w:rPr>
            <w:lang w:val="en-CA"/>
          </w:rPr>
          <w:delText>the month of interest</w:delText>
        </w:r>
        <w:r w:rsidRPr="104AEF38" w:rsidDel="00971F01">
          <w:rPr>
            <w:lang w:val="en-CA"/>
          </w:rPr>
          <w:delText xml:space="preserve">. The Weeks table is structured to generate a comprehensive table comprising </w:delText>
        </w:r>
        <w:r w:rsidRPr="104AEF38" w:rsidDel="00BE3E18">
          <w:rPr>
            <w:lang w:val="en-CA"/>
          </w:rPr>
          <w:delText xml:space="preserve">the </w:delText>
        </w:r>
        <w:r w:rsidRPr="104AEF38" w:rsidDel="00971F01">
          <w:rPr>
            <w:lang w:val="en-CA"/>
          </w:rPr>
          <w:delText xml:space="preserve">1st, 8th, 15th, 22nd, and 28th of each month. </w:delText>
        </w:r>
      </w:del>
    </w:p>
    <w:p w14:paraId="0950FCB4" w14:textId="77777777" w:rsidR="00CB7C91" w:rsidRPr="00E46B4E" w:rsidRDefault="00CB7C91" w:rsidP="00CB7C91">
      <w:pPr>
        <w:rPr>
          <w:del w:id="30" w:author="Linda Jacobson" w:date="2026-03-06T20:43:00Z" w16du:dateUtc="2026-03-06T20:43:40Z"/>
          <w:lang w:val="en-CA"/>
        </w:rPr>
      </w:pPr>
    </w:p>
    <w:p w14:paraId="02FB2EFB" w14:textId="77777777" w:rsidR="00CB7C91" w:rsidRDefault="00CB7C91" w:rsidP="00CB7C91">
      <w:pPr>
        <w:rPr>
          <w:del w:id="31" w:author="Linda Jacobson" w:date="2026-03-06T20:43:00Z" w16du:dateUtc="2026-03-06T20:43:40Z"/>
          <w:lang w:val="en-CA"/>
        </w:rPr>
      </w:pPr>
      <w:del w:id="32" w:author="Linda Jacobson" w:date="2026-03-06T20:43:00Z" w16du:dateUtc="2026-03-06T20:43:40Z">
        <w:r w:rsidRPr="104AEF38" w:rsidDel="00971F01">
          <w:rPr>
            <w:lang w:val="en-CA"/>
          </w:rPr>
          <w:delText>To determine the age group of the kittens, the Denominator CTE employs a cross-join operation</w:delText>
        </w:r>
        <w:r w:rsidRPr="104AEF38" w:rsidDel="004D6116">
          <w:rPr>
            <w:lang w:val="en-CA"/>
          </w:rPr>
          <w:delText xml:space="preserve"> to calculate</w:delText>
        </w:r>
        <w:r w:rsidRPr="104AEF38" w:rsidDel="00971F01">
          <w:rPr>
            <w:lang w:val="en-CA"/>
          </w:rPr>
          <w:delText xml:space="preserve"> the difference between the date of birth for each kitten and the corresponding dates in the Weeks table. </w:delText>
        </w:r>
      </w:del>
    </w:p>
    <w:p w14:paraId="7945FF63" w14:textId="77777777" w:rsidR="00CB7C91" w:rsidRPr="00E46B4E" w:rsidRDefault="00CB7C91" w:rsidP="00CB7C91">
      <w:pPr>
        <w:rPr>
          <w:del w:id="33" w:author="Linda Jacobson" w:date="2026-03-06T20:43:00Z" w16du:dateUtc="2026-03-06T20:43:40Z"/>
          <w:lang w:val="en-CA"/>
        </w:rPr>
      </w:pPr>
    </w:p>
    <w:p w14:paraId="0D637F9E" w14:textId="77777777" w:rsidR="00CB7C91" w:rsidRPr="00E46B4E" w:rsidRDefault="00CB7C91" w:rsidP="00CB7C91">
      <w:pPr>
        <w:rPr>
          <w:del w:id="34" w:author="Linda Jacobson" w:date="2026-03-06T20:43:00Z" w16du:dateUtc="2026-03-06T20:43:40Z"/>
          <w:lang w:val="en-CA"/>
        </w:rPr>
      </w:pPr>
      <w:del w:id="35" w:author="Linda Jacobson" w:date="2026-03-06T20:43:00Z" w16du:dateUtc="2026-03-06T20:43:40Z">
        <w:r w:rsidRPr="104AEF38" w:rsidDel="00971F01">
          <w:rPr>
            <w:lang w:val="en-CA"/>
          </w:rPr>
          <w:delText xml:space="preserve">Finally, a union operation is conducted between the results of the </w:delText>
        </w:r>
        <w:r w:rsidRPr="104AEF38" w:rsidDel="009C5E92">
          <w:rPr>
            <w:lang w:val="en-CA"/>
          </w:rPr>
          <w:delText xml:space="preserve">Numerator and </w:delText>
        </w:r>
        <w:r w:rsidRPr="104AEF38" w:rsidDel="00971F01">
          <w:rPr>
            <w:lang w:val="en-CA"/>
          </w:rPr>
          <w:delText xml:space="preserve">Denominator tables. This merges the two tables into a unified table, combining the relevant information from both categories for further analysis and reporting. </w:delText>
        </w:r>
      </w:del>
      <w:commentRangeEnd w:id="25"/>
      <w:r w:rsidR="00E15B30" w:rsidRPr="00E46B4E">
        <w:rPr>
          <w:rStyle w:val="CommentReference"/>
          <w:sz w:val="24"/>
          <w:szCs w:val="22"/>
          <w:lang w:val="en-CA"/>
        </w:rPr>
        <w:commentReference w:id="25"/>
      </w:r>
    </w:p>
    <w:p w14:paraId="3D23842D" w14:textId="77777777" w:rsidR="00CB7C91" w:rsidRPr="00E46B4E" w:rsidRDefault="00CB7C91" w:rsidP="00CB7C91">
      <w:pPr>
        <w:pStyle w:val="Heading2"/>
        <w:rPr>
          <w:del w:id="36" w:author="Linda Jacobson" w:date="2026-03-06T20:43:00Z" w16du:dateUtc="2026-03-06T20:43:40Z"/>
          <w:lang w:val="en-CA"/>
        </w:rPr>
      </w:pPr>
      <w:del w:id="37" w:author="Linda Jacobson" w:date="2026-03-06T20:43:00Z" w16du:dateUtc="2026-03-06T20:43:40Z">
        <w:r w:rsidRPr="104AEF38" w:rsidDel="00E32F0C">
          <w:rPr>
            <w:lang w:val="en-CA"/>
          </w:rPr>
          <w:delText>Data Processing (Python)</w:delText>
        </w:r>
        <w:r w:rsidRPr="104AEF38" w:rsidDel="00971F01">
          <w:rPr>
            <w:lang w:val="en-CA"/>
          </w:rPr>
          <w:delText xml:space="preserve"> </w:delText>
        </w:r>
      </w:del>
    </w:p>
    <w:p w14:paraId="16927988" w14:textId="77777777" w:rsidR="00CB7C91" w:rsidRDefault="00CB7C91" w:rsidP="00CB7C91">
      <w:pPr>
        <w:rPr>
          <w:del w:id="38" w:author="Linda Jacobson" w:date="2026-03-06T20:43:00Z" w16du:dateUtc="2026-03-06T20:43:40Z"/>
          <w:lang w:val="en-CA"/>
        </w:rPr>
      </w:pPr>
    </w:p>
    <w:p w14:paraId="0C4D1F51" w14:textId="77777777" w:rsidR="00CB7C91" w:rsidRDefault="00CB7C91" w:rsidP="00CB7C91">
      <w:pPr>
        <w:rPr>
          <w:del w:id="39" w:author="Linda Jacobson" w:date="2026-03-06T20:43:00Z" w16du:dateUtc="2026-03-06T20:43:40Z"/>
          <w:lang w:val="en-CA"/>
        </w:rPr>
      </w:pPr>
      <w:commentRangeStart w:id="40"/>
      <w:del w:id="41" w:author="Linda Jacobson" w:date="2026-03-06T20:43:00Z" w16du:dateUtc="2026-03-06T20:43:40Z">
        <w:r w:rsidRPr="104AEF38" w:rsidDel="00971F01">
          <w:rPr>
            <w:lang w:val="en-CA"/>
          </w:rPr>
          <w:delText xml:space="preserve">The Python script </w:delText>
        </w:r>
      </w:del>
      <w:commentRangeEnd w:id="40"/>
      <w:r w:rsidR="00E15B30" w:rsidRPr="104AEF38">
        <w:rPr>
          <w:rStyle w:val="CommentReference"/>
          <w:sz w:val="24"/>
          <w:szCs w:val="22"/>
          <w:lang w:val="en-CA"/>
        </w:rPr>
        <w:commentReference w:id="40"/>
      </w:r>
      <w:del w:id="42" w:author="Linda Jacobson" w:date="2026-03-06T20:43:00Z" w16du:dateUtc="2026-03-06T20:43:40Z">
        <w:r w:rsidRPr="104AEF38" w:rsidDel="00971F01">
          <w:rPr>
            <w:lang w:val="en-CA"/>
          </w:rPr>
          <w:delText xml:space="preserve">is designed to extract the necessary data by taking the start year and end year as input parameters. Using these inputs, the script generates separate dataframes for each year. These dataframes are merged into a consolidated dataframe which is saved to the denominator workbook. </w:delText>
        </w:r>
      </w:del>
    </w:p>
    <w:p w14:paraId="05B70FCA" w14:textId="77777777" w:rsidR="00CB7C91" w:rsidRDefault="00CB7C91" w:rsidP="00CB7C91">
      <w:pPr>
        <w:rPr>
          <w:del w:id="43" w:author="Linda Jacobson" w:date="2026-03-06T20:43:00Z" w16du:dateUtc="2026-03-06T20:43:40Z"/>
          <w:lang w:val="en-CA"/>
        </w:rPr>
      </w:pPr>
    </w:p>
    <w:p w14:paraId="5AE5760C" w14:textId="77777777" w:rsidR="00CB7C91" w:rsidRDefault="00CB7C91" w:rsidP="00CB7C91">
      <w:pPr>
        <w:rPr>
          <w:del w:id="44" w:author="Linda Jacobson" w:date="2026-03-06T20:43:00Z" w16du:dateUtc="2026-03-06T20:43:40Z"/>
        </w:rPr>
      </w:pPr>
      <w:del w:id="45" w:author="Linda Jacobson" w:date="2026-03-06T20:43:00Z" w16du:dateUtc="2026-03-06T20:43:40Z">
        <w:r w:rsidDel="00510A88">
          <w:delText xml:space="preserve">This consolidated dataframe is written to an Excel file, which serves as the primary output of the data processing step and as the interface between the automated data extraction and </w:delText>
        </w:r>
        <w:r w:rsidDel="00F2392D">
          <w:delText>the downstream reporting</w:delText>
        </w:r>
        <w:r w:rsidDel="00510A88">
          <w:delText>. Within this Excel file, the denominator data are saved to one worksheet, and the numerator data are derived from the consolidated dataframe and saved to a separate worksheet. Storing both components in the same Excel file allows the data to be reviewed, reused, and linked directly to reporting tools.</w:delText>
        </w:r>
      </w:del>
    </w:p>
    <w:p w14:paraId="26398439" w14:textId="77777777" w:rsidR="00510A88" w:rsidRDefault="00510A88" w:rsidP="00A406DF">
      <w:pPr>
        <w:rPr>
          <w:lang w:val="en-CA"/>
        </w:rPr>
      </w:pPr>
    </w:p>
    <w:p w14:paraId="3E123D84" w14:textId="3E550083" w:rsidR="00AA14C1" w:rsidRDefault="6F08273E" w:rsidP="007A7919">
      <w:pPr>
        <w:pStyle w:val="Heading2"/>
        <w:rPr>
          <w:lang w:val="en-CA"/>
        </w:rPr>
      </w:pPr>
      <w:bookmarkStart w:id="46" w:name="_Toc1320066350"/>
      <w:r w:rsidRPr="104AEF38">
        <w:rPr>
          <w:lang w:val="en-CA"/>
        </w:rPr>
        <w:t>Data</w:t>
      </w:r>
      <w:r w:rsidR="00692991" w:rsidRPr="104AEF38">
        <w:rPr>
          <w:lang w:val="en-CA"/>
        </w:rPr>
        <w:t xml:space="preserve"> Outputs</w:t>
      </w:r>
      <w:bookmarkEnd w:id="46"/>
    </w:p>
    <w:p w14:paraId="6213B078" w14:textId="77777777" w:rsidR="00E066F9" w:rsidRPr="00002035" w:rsidRDefault="00E066F9" w:rsidP="00E066F9">
      <w:pPr>
        <w:rPr>
          <w:b/>
          <w:bCs/>
          <w:lang w:val="en-CA"/>
        </w:rPr>
      </w:pPr>
    </w:p>
    <w:p w14:paraId="642E7B2A" w14:textId="068A8E22" w:rsidR="00E066F9" w:rsidRDefault="00AE1497" w:rsidP="00002035">
      <w:pPr>
        <w:pStyle w:val="Heading3"/>
        <w:rPr>
          <w:lang w:val="en-CA"/>
        </w:rPr>
      </w:pPr>
      <w:bookmarkStart w:id="47" w:name="_Toc2047671884"/>
      <w:r w:rsidRPr="104AEF38">
        <w:rPr>
          <w:rStyle w:val="Heading3Char"/>
          <w:b/>
          <w:bCs/>
          <w:lang w:val="en-CA"/>
        </w:rPr>
        <w:t>Excel-based Reporting File</w:t>
      </w:r>
      <w:bookmarkEnd w:id="47"/>
    </w:p>
    <w:p w14:paraId="6C26F83D" w14:textId="7E741BE3" w:rsidR="00AE1497" w:rsidRDefault="008723DC" w:rsidP="008723DC">
      <w:pPr>
        <w:keepNext/>
        <w:keepLines/>
        <w:rPr>
          <w:lang w:val="en-CA"/>
        </w:rPr>
      </w:pPr>
      <w:r w:rsidRPr="5C7EB082">
        <w:rPr>
          <w:lang w:val="en-CA"/>
        </w:rPr>
        <w:t>The report’s Excel-based reporting file has been predesigned with tables and visualizations, with the data source being the output Excel file generated by the python script. generated by the Python script. Whenever the script is executed, the reporting file refreshes automatically, ensuring that it remains updated with changes in the underlying data.</w:t>
      </w:r>
    </w:p>
    <w:p w14:paraId="585B2064" w14:textId="77777777" w:rsidR="00692991" w:rsidRPr="00692991" w:rsidRDefault="00692991" w:rsidP="00692991">
      <w:pPr>
        <w:rPr>
          <w:lang w:val="en-CA"/>
        </w:rPr>
      </w:pPr>
    </w:p>
    <w:p w14:paraId="7978CEDE" w14:textId="506D246F" w:rsidR="0A9D4898" w:rsidRDefault="0A9D4898" w:rsidP="104AEF38">
      <w:pPr>
        <w:pStyle w:val="Heading2"/>
        <w:rPr>
          <w:rFonts w:ascii="Calibri" w:eastAsia="Calibri" w:hAnsi="Calibri" w:cs="Calibri"/>
          <w:sz w:val="24"/>
          <w:szCs w:val="24"/>
          <w:lang w:val="en-CA"/>
        </w:rPr>
      </w:pPr>
      <w:bookmarkStart w:id="48" w:name="_Toc1480262392"/>
      <w:r w:rsidRPr="104AEF38">
        <w:rPr>
          <w:rFonts w:ascii="Calibri" w:eastAsia="Calibri" w:hAnsi="Calibri" w:cs="Calibri"/>
        </w:rPr>
        <w:t>Automation and Operations</w:t>
      </w:r>
      <w:bookmarkEnd w:id="48"/>
    </w:p>
    <w:p w14:paraId="56F70D2B" w14:textId="6BFF11C4" w:rsidR="104AEF38" w:rsidRDefault="104AEF38" w:rsidP="104AEF38">
      <w:pPr>
        <w:rPr>
          <w:lang w:val="en-CA"/>
        </w:rPr>
      </w:pPr>
    </w:p>
    <w:p w14:paraId="75AF4ED4" w14:textId="1972EC93" w:rsidR="00971F01" w:rsidRPr="00E46B4E" w:rsidRDefault="00BF0C11" w:rsidP="104AEF38">
      <w:pPr>
        <w:pStyle w:val="Heading3"/>
        <w:rPr>
          <w:lang w:val="en-CA"/>
        </w:rPr>
      </w:pPr>
      <w:bookmarkStart w:id="49" w:name="_Toc155829879"/>
      <w:r w:rsidRPr="104AEF38">
        <w:rPr>
          <w:lang w:val="en-CA"/>
        </w:rPr>
        <w:t xml:space="preserve">Scheduled </w:t>
      </w:r>
      <w:r w:rsidR="00DD258B" w:rsidRPr="104AEF38">
        <w:rPr>
          <w:lang w:val="en-CA"/>
        </w:rPr>
        <w:t>E</w:t>
      </w:r>
      <w:r w:rsidRPr="104AEF38">
        <w:rPr>
          <w:lang w:val="en-CA"/>
        </w:rPr>
        <w:t>xecution</w:t>
      </w:r>
      <w:bookmarkEnd w:id="49"/>
    </w:p>
    <w:p w14:paraId="3A6DC1D8" w14:textId="77777777" w:rsidR="001B0367" w:rsidRDefault="001B0367" w:rsidP="001B0367">
      <w:pPr>
        <w:rPr>
          <w:lang w:val="en-CA"/>
        </w:rPr>
      </w:pPr>
      <w:r w:rsidRPr="00317EC5">
        <w:rPr>
          <w:lang w:val="en-CA"/>
        </w:rPr>
        <w:t>The reporting process is designed to be run automatically on a scheduled basis. Automation consists of executing the Python reporting script at a defined interval in an environment where required dependencies and credentials are available.</w:t>
      </w:r>
    </w:p>
    <w:p w14:paraId="1FB2572F" w14:textId="77777777" w:rsidR="001B0367" w:rsidRPr="00317EC5" w:rsidRDefault="001B0367" w:rsidP="001B0367">
      <w:pPr>
        <w:rPr>
          <w:lang w:val="en-CA"/>
        </w:rPr>
      </w:pPr>
    </w:p>
    <w:p w14:paraId="17C76624" w14:textId="77777777" w:rsidR="001B0367" w:rsidRDefault="001B0367" w:rsidP="001B0367">
      <w:pPr>
        <w:rPr>
          <w:lang w:val="en-CA"/>
        </w:rPr>
      </w:pPr>
      <w:r w:rsidRPr="5C7EB082">
        <w:rPr>
          <w:lang w:val="en-CA"/>
        </w:rPr>
        <w:lastRenderedPageBreak/>
        <w:t>For this report, automation is intended to run once per month. Each execution refreshes the processed output files, which in turn update any downstream reporting or summary views that depend on them. Successful execution can be verified by confirming that output files have been updated for the current reporting period.</w:t>
      </w:r>
    </w:p>
    <w:p w14:paraId="57A6322B" w14:textId="77777777" w:rsidR="001B0367" w:rsidRPr="00317EC5" w:rsidRDefault="001B0367" w:rsidP="001B0367">
      <w:pPr>
        <w:rPr>
          <w:lang w:val="en-CA"/>
        </w:rPr>
      </w:pPr>
    </w:p>
    <w:p w14:paraId="1DDF7337" w14:textId="77777777" w:rsidR="001B0367" w:rsidRPr="00317EC5" w:rsidRDefault="001B0367" w:rsidP="001B0367">
      <w:pPr>
        <w:rPr>
          <w:lang w:val="en-CA"/>
        </w:rPr>
      </w:pPr>
      <w:r w:rsidRPr="00317EC5">
        <w:rPr>
          <w:lang w:val="en-CA"/>
        </w:rPr>
        <w:t>Automation may be implemented using any scheduling system capable of running a Python script (e.g. task schedulers, cron jobs, or workflow tools), provided the script is executed in a configured Python environment.</w:t>
      </w:r>
    </w:p>
    <w:p w14:paraId="2D36779F" w14:textId="5E1B434C" w:rsidR="00EA665A" w:rsidRPr="00692991" w:rsidRDefault="00EA665A" w:rsidP="00EA665A">
      <w:pPr>
        <w:rPr>
          <w:lang w:val="en-CA"/>
        </w:rPr>
      </w:pPr>
    </w:p>
    <w:p w14:paraId="1D97E468" w14:textId="77777777" w:rsidR="00EA665A" w:rsidRDefault="00EA665A" w:rsidP="00EA665A">
      <w:pPr>
        <w:pStyle w:val="Heading3"/>
        <w:rPr>
          <w:lang w:val="en-CA"/>
        </w:rPr>
      </w:pPr>
      <w:bookmarkStart w:id="50" w:name="_Toc1651531313"/>
      <w:r w:rsidRPr="104AEF38">
        <w:rPr>
          <w:lang w:val="en-CA"/>
        </w:rPr>
        <w:t>Report Change Log</w:t>
      </w:r>
      <w:bookmarkEnd w:id="50"/>
    </w:p>
    <w:tbl>
      <w:tblPr>
        <w:tblStyle w:val="TableGrid"/>
        <w:tblW w:w="0" w:type="auto"/>
        <w:tblInd w:w="0" w:type="dxa"/>
        <w:tblLook w:val="04A0" w:firstRow="1" w:lastRow="0" w:firstColumn="1" w:lastColumn="0" w:noHBand="0" w:noVBand="1"/>
      </w:tblPr>
      <w:tblGrid>
        <w:gridCol w:w="1165"/>
        <w:gridCol w:w="7290"/>
        <w:gridCol w:w="895"/>
      </w:tblGrid>
      <w:tr w:rsidR="00EA665A" w14:paraId="45000DC3" w14:textId="77777777" w:rsidTr="00A525E1">
        <w:tc>
          <w:tcPr>
            <w:tcW w:w="1165" w:type="dxa"/>
          </w:tcPr>
          <w:p w14:paraId="672234DB" w14:textId="77777777" w:rsidR="00EA665A" w:rsidRPr="00C56E7A" w:rsidRDefault="00EA665A" w:rsidP="00A525E1">
            <w:pPr>
              <w:rPr>
                <w:rFonts w:cstheme="minorHAnsi"/>
                <w:b/>
                <w:bCs/>
                <w:sz w:val="20"/>
                <w:szCs w:val="20"/>
              </w:rPr>
            </w:pPr>
            <w:r w:rsidRPr="00C56E7A">
              <w:rPr>
                <w:rFonts w:cstheme="minorHAnsi"/>
                <w:b/>
                <w:bCs/>
                <w:sz w:val="20"/>
                <w:szCs w:val="20"/>
              </w:rPr>
              <w:t>MMDDYY</w:t>
            </w:r>
          </w:p>
        </w:tc>
        <w:tc>
          <w:tcPr>
            <w:tcW w:w="7290" w:type="dxa"/>
          </w:tcPr>
          <w:p w14:paraId="2652B5EA" w14:textId="77777777" w:rsidR="00EA665A" w:rsidRPr="00C56E7A" w:rsidRDefault="00EA665A" w:rsidP="00A525E1">
            <w:pPr>
              <w:rPr>
                <w:rFonts w:cstheme="minorHAnsi"/>
                <w:b/>
                <w:bCs/>
                <w:sz w:val="20"/>
                <w:szCs w:val="20"/>
              </w:rPr>
            </w:pPr>
            <w:r w:rsidRPr="00C56E7A">
              <w:rPr>
                <w:rFonts w:cstheme="minorHAnsi"/>
                <w:b/>
                <w:bCs/>
                <w:sz w:val="20"/>
                <w:szCs w:val="20"/>
              </w:rPr>
              <w:t>Change</w:t>
            </w:r>
          </w:p>
        </w:tc>
        <w:tc>
          <w:tcPr>
            <w:tcW w:w="895" w:type="dxa"/>
          </w:tcPr>
          <w:p w14:paraId="4E198B41" w14:textId="77777777" w:rsidR="00EA665A" w:rsidRPr="00C56E7A" w:rsidRDefault="00EA665A" w:rsidP="00A525E1">
            <w:pPr>
              <w:rPr>
                <w:rFonts w:cstheme="minorHAnsi"/>
                <w:b/>
                <w:bCs/>
                <w:sz w:val="20"/>
                <w:szCs w:val="20"/>
              </w:rPr>
            </w:pPr>
            <w:r w:rsidRPr="00C56E7A">
              <w:rPr>
                <w:rFonts w:cstheme="minorHAnsi"/>
                <w:b/>
                <w:bCs/>
                <w:sz w:val="20"/>
                <w:szCs w:val="20"/>
              </w:rPr>
              <w:t>Initials</w:t>
            </w:r>
          </w:p>
        </w:tc>
      </w:tr>
      <w:tr w:rsidR="00EA665A" w14:paraId="660DB898" w14:textId="77777777" w:rsidTr="00A525E1">
        <w:tc>
          <w:tcPr>
            <w:tcW w:w="1165" w:type="dxa"/>
          </w:tcPr>
          <w:p w14:paraId="2E1CC0D1" w14:textId="77777777" w:rsidR="00EA665A" w:rsidRPr="00C56E7A" w:rsidRDefault="00EA665A" w:rsidP="00A525E1">
            <w:pPr>
              <w:rPr>
                <w:rFonts w:cstheme="minorHAnsi"/>
                <w:sz w:val="20"/>
                <w:szCs w:val="20"/>
              </w:rPr>
            </w:pPr>
          </w:p>
        </w:tc>
        <w:tc>
          <w:tcPr>
            <w:tcW w:w="7290" w:type="dxa"/>
          </w:tcPr>
          <w:p w14:paraId="201DD6A3" w14:textId="77777777" w:rsidR="00EA665A" w:rsidRPr="00C56E7A" w:rsidRDefault="00EA665A" w:rsidP="00A525E1">
            <w:pPr>
              <w:rPr>
                <w:rFonts w:cstheme="minorHAnsi"/>
                <w:sz w:val="20"/>
                <w:szCs w:val="20"/>
              </w:rPr>
            </w:pPr>
          </w:p>
        </w:tc>
        <w:tc>
          <w:tcPr>
            <w:tcW w:w="895" w:type="dxa"/>
          </w:tcPr>
          <w:p w14:paraId="33BFF459" w14:textId="77777777" w:rsidR="00EA665A" w:rsidRPr="00C56E7A" w:rsidRDefault="00EA665A" w:rsidP="00A525E1">
            <w:pPr>
              <w:jc w:val="right"/>
              <w:rPr>
                <w:rFonts w:cstheme="minorHAnsi"/>
                <w:sz w:val="20"/>
                <w:szCs w:val="20"/>
              </w:rPr>
            </w:pPr>
          </w:p>
        </w:tc>
      </w:tr>
      <w:tr w:rsidR="00EA665A" w14:paraId="3646A2D5" w14:textId="77777777" w:rsidTr="00A525E1">
        <w:tc>
          <w:tcPr>
            <w:tcW w:w="1165" w:type="dxa"/>
          </w:tcPr>
          <w:p w14:paraId="376F9D40" w14:textId="77777777" w:rsidR="00EA665A" w:rsidRPr="00C56E7A" w:rsidRDefault="00EA665A" w:rsidP="00A525E1">
            <w:pPr>
              <w:rPr>
                <w:rFonts w:cstheme="minorHAnsi"/>
                <w:sz w:val="20"/>
                <w:szCs w:val="20"/>
              </w:rPr>
            </w:pPr>
          </w:p>
        </w:tc>
        <w:tc>
          <w:tcPr>
            <w:tcW w:w="7290" w:type="dxa"/>
          </w:tcPr>
          <w:p w14:paraId="4FF067A8" w14:textId="77777777" w:rsidR="00EA665A" w:rsidRPr="00C56E7A" w:rsidRDefault="00EA665A" w:rsidP="00A525E1">
            <w:pPr>
              <w:rPr>
                <w:rFonts w:cstheme="minorHAnsi"/>
                <w:sz w:val="20"/>
                <w:szCs w:val="20"/>
              </w:rPr>
            </w:pPr>
          </w:p>
        </w:tc>
        <w:tc>
          <w:tcPr>
            <w:tcW w:w="895" w:type="dxa"/>
          </w:tcPr>
          <w:p w14:paraId="54C575D7" w14:textId="77777777" w:rsidR="00EA665A" w:rsidRPr="00C56E7A" w:rsidRDefault="00EA665A" w:rsidP="00A525E1">
            <w:pPr>
              <w:jc w:val="right"/>
              <w:rPr>
                <w:rFonts w:cstheme="minorHAnsi"/>
                <w:sz w:val="20"/>
                <w:szCs w:val="20"/>
              </w:rPr>
            </w:pPr>
          </w:p>
        </w:tc>
      </w:tr>
      <w:tr w:rsidR="00EA665A" w14:paraId="5983FE7E" w14:textId="77777777" w:rsidTr="00A525E1">
        <w:tc>
          <w:tcPr>
            <w:tcW w:w="1165" w:type="dxa"/>
          </w:tcPr>
          <w:p w14:paraId="4EE1842B" w14:textId="77777777" w:rsidR="00EA665A" w:rsidRPr="00C56E7A" w:rsidRDefault="00EA665A" w:rsidP="00A525E1">
            <w:pPr>
              <w:rPr>
                <w:rFonts w:cstheme="minorHAnsi"/>
                <w:sz w:val="20"/>
                <w:szCs w:val="20"/>
              </w:rPr>
            </w:pPr>
          </w:p>
        </w:tc>
        <w:tc>
          <w:tcPr>
            <w:tcW w:w="7290" w:type="dxa"/>
          </w:tcPr>
          <w:p w14:paraId="3C9847B4" w14:textId="77777777" w:rsidR="00EA665A" w:rsidRPr="00C56E7A" w:rsidRDefault="00EA665A" w:rsidP="00A525E1">
            <w:pPr>
              <w:rPr>
                <w:rFonts w:cstheme="minorHAnsi"/>
                <w:sz w:val="20"/>
                <w:szCs w:val="20"/>
              </w:rPr>
            </w:pPr>
          </w:p>
        </w:tc>
        <w:tc>
          <w:tcPr>
            <w:tcW w:w="895" w:type="dxa"/>
          </w:tcPr>
          <w:p w14:paraId="39039550" w14:textId="77777777" w:rsidR="00EA665A" w:rsidRPr="00C56E7A" w:rsidRDefault="00EA665A" w:rsidP="00A525E1">
            <w:pPr>
              <w:jc w:val="right"/>
              <w:rPr>
                <w:rFonts w:cstheme="minorHAnsi"/>
                <w:sz w:val="20"/>
                <w:szCs w:val="20"/>
              </w:rPr>
            </w:pPr>
          </w:p>
        </w:tc>
      </w:tr>
    </w:tbl>
    <w:p w14:paraId="4549A74C" w14:textId="402B794C" w:rsidR="00804CE6" w:rsidRPr="00474A7C" w:rsidRDefault="00804CE6" w:rsidP="00FC17CD">
      <w:pPr>
        <w:rPr>
          <w:rFonts w:cstheme="minorHAnsi"/>
          <w:szCs w:val="24"/>
        </w:rPr>
      </w:pPr>
    </w:p>
    <w:sectPr w:rsidR="00804CE6" w:rsidRPr="00474A7C" w:rsidSect="00A11C00">
      <w:headerReference w:type="default" r:id="rId19"/>
      <w:footerReference w:type="default" r:id="rId20"/>
      <w:pgSz w:w="12240" w:h="15840"/>
      <w:pgMar w:top="1800" w:right="1440" w:bottom="1440" w:left="1440" w:header="36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Linda Jacobson" w:date="2026-02-07T21:50:00Z" w:initials="LJ">
    <w:p w14:paraId="703E555F" w14:textId="77777777" w:rsidR="000D382B" w:rsidRDefault="001D3FBF" w:rsidP="000D382B">
      <w:pPr>
        <w:pStyle w:val="CommentText"/>
      </w:pPr>
      <w:r>
        <w:rPr>
          <w:rStyle w:val="CommentReference"/>
        </w:rPr>
        <w:annotationRef/>
      </w:r>
      <w:r w:rsidR="000D382B">
        <w:t>Replace with correct graph later</w:t>
      </w:r>
    </w:p>
  </w:comment>
  <w:comment w:id="20" w:author="Linda Jacobson" w:date="2026-03-10T16:21:00Z" w:initials="LJ">
    <w:p w14:paraId="47949321" w14:textId="77777777" w:rsidR="00FA4155" w:rsidRDefault="00356F9E" w:rsidP="00FA4155">
      <w:pPr>
        <w:pStyle w:val="CommentText"/>
      </w:pPr>
      <w:r>
        <w:rPr>
          <w:rStyle w:val="CommentReference"/>
        </w:rPr>
        <w:annotationRef/>
      </w:r>
      <w:r w:rsidR="00FA4155">
        <w:t>Jade - similar to kitten report</w:t>
      </w:r>
    </w:p>
  </w:comment>
  <w:comment w:id="25" w:author="Linda Jacobson" w:date="2026-02-07T21:59:00Z" w:initials="LJ">
    <w:p w14:paraId="2FEE9702" w14:textId="77777777" w:rsidR="00CB7C91" w:rsidRDefault="00CB7C91" w:rsidP="000554BD">
      <w:pPr>
        <w:pStyle w:val="CommentText"/>
      </w:pPr>
      <w:r>
        <w:rPr>
          <w:rStyle w:val="CommentReference"/>
        </w:rPr>
        <w:annotationRef/>
      </w:r>
      <w:r>
        <w:t>This is from the kitten report, need equivalent for this report</w:t>
      </w:r>
    </w:p>
  </w:comment>
  <w:comment w:id="40" w:author="Linda Jacobson" w:date="2026-02-07T22:00:00Z" w:initials="LJ">
    <w:p w14:paraId="6F23E9BC" w14:textId="77777777" w:rsidR="00CB7C91" w:rsidRDefault="00CB7C91" w:rsidP="004851F6">
      <w:pPr>
        <w:pStyle w:val="CommentText"/>
      </w:pPr>
      <w:r>
        <w:rPr>
          <w:rStyle w:val="CommentReference"/>
        </w:rPr>
        <w:annotationRef/>
      </w:r>
      <w:r>
        <w:t>Update for this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3E555F" w15:done="0"/>
  <w15:commentEx w15:paraId="47949321" w15:done="0"/>
  <w15:commentEx w15:paraId="2FEE9702" w15:done="0"/>
  <w15:commentEx w15:paraId="6F23E9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71F35F" w16cex:dateUtc="2026-02-08T02:50:00Z"/>
  <w16cex:commentExtensible w16cex:durableId="7DA01E47" w16cex:dateUtc="2026-03-10T20:21:00Z"/>
  <w16cex:commentExtensible w16cex:durableId="607AD3C9" w16cex:dateUtc="2026-02-08T02:59:00Z"/>
  <w16cex:commentExtensible w16cex:durableId="46B88009" w16cex:dateUtc="2026-02-08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3E555F" w16cid:durableId="7571F35F"/>
  <w16cid:commentId w16cid:paraId="47949321" w16cid:durableId="7DA01E47"/>
  <w16cid:commentId w16cid:paraId="2FEE9702" w16cid:durableId="607AD3C9"/>
  <w16cid:commentId w16cid:paraId="6F23E9BC" w16cid:durableId="46B880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31EDE" w14:textId="77777777" w:rsidR="002F1E0E" w:rsidRDefault="002F1E0E" w:rsidP="00C81155">
      <w:pPr>
        <w:spacing w:line="240" w:lineRule="auto"/>
      </w:pPr>
      <w:r>
        <w:separator/>
      </w:r>
    </w:p>
  </w:endnote>
  <w:endnote w:type="continuationSeparator" w:id="0">
    <w:p w14:paraId="31B33D34" w14:textId="77777777" w:rsidR="002F1E0E" w:rsidRDefault="002F1E0E" w:rsidP="00C811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247285"/>
      <w:docPartObj>
        <w:docPartGallery w:val="Page Numbers (Bottom of Page)"/>
        <w:docPartUnique/>
      </w:docPartObj>
    </w:sdtPr>
    <w:sdtEndPr>
      <w:rPr>
        <w:noProof/>
      </w:rPr>
    </w:sdtEndPr>
    <w:sdtContent>
      <w:p w14:paraId="625B585E" w14:textId="478013A2" w:rsidR="00E41D94" w:rsidRDefault="00E41D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1858CB" w14:textId="77777777" w:rsidR="00E41D94" w:rsidRDefault="00E41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157D3" w14:textId="77777777" w:rsidR="002F1E0E" w:rsidRDefault="002F1E0E" w:rsidP="00C81155">
      <w:pPr>
        <w:spacing w:line="240" w:lineRule="auto"/>
      </w:pPr>
      <w:r>
        <w:separator/>
      </w:r>
    </w:p>
  </w:footnote>
  <w:footnote w:type="continuationSeparator" w:id="0">
    <w:p w14:paraId="35C66380" w14:textId="77777777" w:rsidR="002F1E0E" w:rsidRDefault="002F1E0E" w:rsidP="00C811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1495" w14:textId="674AB871" w:rsidR="00C81155" w:rsidRDefault="0006411A" w:rsidP="0006411A">
    <w:pPr>
      <w:pStyle w:val="Header"/>
      <w:jc w:val="center"/>
    </w:pPr>
    <w:r>
      <w:rPr>
        <w:rFonts w:ascii="Calibri" w:hAnsi="Calibri" w:cs="Calibri"/>
        <w:noProof/>
      </w:rPr>
      <w:drawing>
        <wp:inline distT="0" distB="0" distL="0" distR="0" wp14:anchorId="3892B4BF" wp14:editId="6F2CDA3A">
          <wp:extent cx="1581150" cy="820876"/>
          <wp:effectExtent l="0" t="0" r="0" b="0"/>
          <wp:docPr id="47348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4571" cy="827844"/>
                  </a:xfrm>
                  <a:prstGeom prst="rect">
                    <a:avLst/>
                  </a:prstGeom>
                  <a:noFill/>
                  <a:ln>
                    <a:noFill/>
                  </a:ln>
                </pic:spPr>
              </pic:pic>
            </a:graphicData>
          </a:graphic>
        </wp:inline>
      </w:drawing>
    </w:r>
  </w:p>
  <w:p w14:paraId="3DB18AD9" w14:textId="77777777" w:rsidR="00F878D4" w:rsidRPr="0006411A" w:rsidRDefault="00F878D4" w:rsidP="0006411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DF1"/>
    <w:multiLevelType w:val="multilevel"/>
    <w:tmpl w:val="9CE4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90646"/>
    <w:multiLevelType w:val="multilevel"/>
    <w:tmpl w:val="D79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37674"/>
    <w:multiLevelType w:val="hybridMultilevel"/>
    <w:tmpl w:val="0E5E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C0F2B"/>
    <w:multiLevelType w:val="multilevel"/>
    <w:tmpl w:val="D22EE3C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06B6F88"/>
    <w:multiLevelType w:val="hybridMultilevel"/>
    <w:tmpl w:val="178E1CC0"/>
    <w:lvl w:ilvl="0" w:tplc="6B1686C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0E516E0"/>
    <w:multiLevelType w:val="multilevel"/>
    <w:tmpl w:val="44EC9CC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695502"/>
    <w:multiLevelType w:val="hybridMultilevel"/>
    <w:tmpl w:val="E5269B82"/>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7" w15:restartNumberingAfterBreak="0">
    <w:nsid w:val="30061D47"/>
    <w:multiLevelType w:val="hybridMultilevel"/>
    <w:tmpl w:val="80C813D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301B41C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B026E9"/>
    <w:multiLevelType w:val="hybridMultilevel"/>
    <w:tmpl w:val="BF2A5E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9756F10"/>
    <w:multiLevelType w:val="multilevel"/>
    <w:tmpl w:val="083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53307B"/>
    <w:multiLevelType w:val="multilevel"/>
    <w:tmpl w:val="C26E8810"/>
    <w:styleLink w:val="Bulletedlist"/>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15B7F4A"/>
    <w:multiLevelType w:val="multilevel"/>
    <w:tmpl w:val="1009001F"/>
    <w:lvl w:ilvl="0">
      <w:start w:val="1"/>
      <w:numFmt w:val="decimal"/>
      <w:lvlText w:val="%1."/>
      <w:lvlJc w:val="left"/>
      <w:pPr>
        <w:ind w:left="2160" w:hanging="360"/>
      </w:pPr>
      <w:rPr>
        <w:rFonts w:hint="default"/>
      </w:rPr>
    </w:lvl>
    <w:lvl w:ilvl="1">
      <w:start w:val="1"/>
      <w:numFmt w:val="decimal"/>
      <w:lvlText w:val="%1.%2."/>
      <w:lvlJc w:val="left"/>
      <w:pPr>
        <w:ind w:left="2592" w:hanging="432"/>
      </w:pPr>
    </w:lvl>
    <w:lvl w:ilvl="2">
      <w:start w:val="1"/>
      <w:numFmt w:val="decimal"/>
      <w:lvlText w:val="%1.%2.%3."/>
      <w:lvlJc w:val="left"/>
      <w:pPr>
        <w:ind w:left="3024" w:hanging="504"/>
      </w:pPr>
    </w:lvl>
    <w:lvl w:ilvl="3">
      <w:start w:val="1"/>
      <w:numFmt w:val="decimal"/>
      <w:lvlText w:val="%1.%2.%3.%4."/>
      <w:lvlJc w:val="left"/>
      <w:pPr>
        <w:ind w:left="3528" w:hanging="648"/>
      </w:pPr>
    </w:lvl>
    <w:lvl w:ilvl="4">
      <w:start w:val="1"/>
      <w:numFmt w:val="decimal"/>
      <w:lvlText w:val="%1.%2.%3.%4.%5."/>
      <w:lvlJc w:val="left"/>
      <w:pPr>
        <w:ind w:left="4032" w:hanging="792"/>
      </w:pPr>
    </w:lvl>
    <w:lvl w:ilvl="5">
      <w:start w:val="1"/>
      <w:numFmt w:val="decimal"/>
      <w:lvlText w:val="%1.%2.%3.%4.%5.%6."/>
      <w:lvlJc w:val="left"/>
      <w:pPr>
        <w:ind w:left="4536" w:hanging="936"/>
      </w:pPr>
    </w:lvl>
    <w:lvl w:ilvl="6">
      <w:start w:val="1"/>
      <w:numFmt w:val="decimal"/>
      <w:lvlText w:val="%1.%2.%3.%4.%5.%6.%7."/>
      <w:lvlJc w:val="left"/>
      <w:pPr>
        <w:ind w:left="5040" w:hanging="1080"/>
      </w:pPr>
    </w:lvl>
    <w:lvl w:ilvl="7">
      <w:start w:val="1"/>
      <w:numFmt w:val="decimal"/>
      <w:lvlText w:val="%1.%2.%3.%4.%5.%6.%7.%8."/>
      <w:lvlJc w:val="left"/>
      <w:pPr>
        <w:ind w:left="5544" w:hanging="1224"/>
      </w:pPr>
    </w:lvl>
    <w:lvl w:ilvl="8">
      <w:start w:val="1"/>
      <w:numFmt w:val="decimal"/>
      <w:lvlText w:val="%1.%2.%3.%4.%5.%6.%7.%8.%9."/>
      <w:lvlJc w:val="left"/>
      <w:pPr>
        <w:ind w:left="6120" w:hanging="1440"/>
      </w:pPr>
    </w:lvl>
  </w:abstractNum>
  <w:abstractNum w:abstractNumId="13" w15:restartNumberingAfterBreak="0">
    <w:nsid w:val="418C5397"/>
    <w:multiLevelType w:val="multilevel"/>
    <w:tmpl w:val="141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4A4CD9"/>
    <w:multiLevelType w:val="hybridMultilevel"/>
    <w:tmpl w:val="D892DDE2"/>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D6265EF"/>
    <w:multiLevelType w:val="hybridMultilevel"/>
    <w:tmpl w:val="F7C4B32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FA834C9"/>
    <w:multiLevelType w:val="multilevel"/>
    <w:tmpl w:val="32EE1D0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0F1773"/>
    <w:multiLevelType w:val="hybridMultilevel"/>
    <w:tmpl w:val="908EF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02664A"/>
    <w:multiLevelType w:val="hybridMultilevel"/>
    <w:tmpl w:val="BD804C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C92064F"/>
    <w:multiLevelType w:val="multilevel"/>
    <w:tmpl w:val="7CA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2F47F7"/>
    <w:multiLevelType w:val="hybridMultilevel"/>
    <w:tmpl w:val="46CEB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381BA3"/>
    <w:multiLevelType w:val="multilevel"/>
    <w:tmpl w:val="C9D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9E511E"/>
    <w:multiLevelType w:val="multilevel"/>
    <w:tmpl w:val="7E5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333A73"/>
    <w:multiLevelType w:val="hybridMultilevel"/>
    <w:tmpl w:val="986CD6BA"/>
    <w:lvl w:ilvl="0" w:tplc="3364E376">
      <w:start w:val="1"/>
      <w:numFmt w:val="bullet"/>
      <w:pStyle w:val="ListParagraph"/>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5FB17E7"/>
    <w:multiLevelType w:val="multilevel"/>
    <w:tmpl w:val="43D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7E5E67"/>
    <w:multiLevelType w:val="hybridMultilevel"/>
    <w:tmpl w:val="9FC025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9DD7ECD"/>
    <w:multiLevelType w:val="multilevel"/>
    <w:tmpl w:val="64E2BF9C"/>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A051AC6"/>
    <w:multiLevelType w:val="hybridMultilevel"/>
    <w:tmpl w:val="B5446C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C2465FF"/>
    <w:multiLevelType w:val="multilevel"/>
    <w:tmpl w:val="C26E8810"/>
    <w:numStyleLink w:val="Bulletedlist"/>
  </w:abstractNum>
  <w:abstractNum w:abstractNumId="29" w15:restartNumberingAfterBreak="0">
    <w:nsid w:val="70596303"/>
    <w:multiLevelType w:val="hybridMultilevel"/>
    <w:tmpl w:val="EB024804"/>
    <w:lvl w:ilvl="0" w:tplc="6B1686C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1CD24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26B48E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CB4EBC"/>
    <w:multiLevelType w:val="multilevel"/>
    <w:tmpl w:val="996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896716"/>
    <w:multiLevelType w:val="multilevel"/>
    <w:tmpl w:val="F8A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862BD9"/>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198933597">
    <w:abstractNumId w:val="20"/>
  </w:num>
  <w:num w:numId="2" w16cid:durableId="2087723463">
    <w:abstractNumId w:val="17"/>
  </w:num>
  <w:num w:numId="3" w16cid:durableId="1962370549">
    <w:abstractNumId w:val="9"/>
  </w:num>
  <w:num w:numId="4" w16cid:durableId="1101757981">
    <w:abstractNumId w:val="23"/>
  </w:num>
  <w:num w:numId="5" w16cid:durableId="140774528">
    <w:abstractNumId w:val="7"/>
  </w:num>
  <w:num w:numId="6" w16cid:durableId="429088316">
    <w:abstractNumId w:val="27"/>
  </w:num>
  <w:num w:numId="7" w16cid:durableId="1265845198">
    <w:abstractNumId w:val="28"/>
  </w:num>
  <w:num w:numId="8" w16cid:durableId="487016074">
    <w:abstractNumId w:val="11"/>
  </w:num>
  <w:num w:numId="9" w16cid:durableId="997611578">
    <w:abstractNumId w:val="31"/>
  </w:num>
  <w:num w:numId="10" w16cid:durableId="1994677060">
    <w:abstractNumId w:val="30"/>
  </w:num>
  <w:num w:numId="11" w16cid:durableId="281109308">
    <w:abstractNumId w:val="15"/>
  </w:num>
  <w:num w:numId="12" w16cid:durableId="2075539155">
    <w:abstractNumId w:val="26"/>
  </w:num>
  <w:num w:numId="13" w16cid:durableId="931863957">
    <w:abstractNumId w:val="5"/>
  </w:num>
  <w:num w:numId="14" w16cid:durableId="1295869856">
    <w:abstractNumId w:val="16"/>
  </w:num>
  <w:num w:numId="15" w16cid:durableId="303120237">
    <w:abstractNumId w:val="12"/>
  </w:num>
  <w:num w:numId="16" w16cid:durableId="1968388502">
    <w:abstractNumId w:val="34"/>
  </w:num>
  <w:num w:numId="17" w16cid:durableId="2056461430">
    <w:abstractNumId w:val="3"/>
  </w:num>
  <w:num w:numId="18" w16cid:durableId="389113276">
    <w:abstractNumId w:val="8"/>
  </w:num>
  <w:num w:numId="19" w16cid:durableId="1467317206">
    <w:abstractNumId w:val="3"/>
    <w:lvlOverride w:ilvl="0">
      <w:startOverride w:val="2"/>
    </w:lvlOverride>
    <w:lvlOverride w:ilvl="1">
      <w:startOverride w:val="1"/>
    </w:lvlOverride>
  </w:num>
  <w:num w:numId="20" w16cid:durableId="425686591">
    <w:abstractNumId w:val="6"/>
  </w:num>
  <w:num w:numId="21" w16cid:durableId="544802710">
    <w:abstractNumId w:val="23"/>
  </w:num>
  <w:num w:numId="22" w16cid:durableId="746734454">
    <w:abstractNumId w:val="18"/>
  </w:num>
  <w:num w:numId="23" w16cid:durableId="726608581">
    <w:abstractNumId w:val="1"/>
  </w:num>
  <w:num w:numId="24" w16cid:durableId="1691759738">
    <w:abstractNumId w:val="33"/>
  </w:num>
  <w:num w:numId="25" w16cid:durableId="1509372794">
    <w:abstractNumId w:val="24"/>
  </w:num>
  <w:num w:numId="26" w16cid:durableId="520514075">
    <w:abstractNumId w:val="25"/>
  </w:num>
  <w:num w:numId="27" w16cid:durableId="139422484">
    <w:abstractNumId w:val="0"/>
  </w:num>
  <w:num w:numId="28" w16cid:durableId="1595284350">
    <w:abstractNumId w:val="10"/>
  </w:num>
  <w:num w:numId="29" w16cid:durableId="52625559">
    <w:abstractNumId w:val="21"/>
  </w:num>
  <w:num w:numId="30" w16cid:durableId="2094473711">
    <w:abstractNumId w:val="13"/>
  </w:num>
  <w:num w:numId="31" w16cid:durableId="1934049112">
    <w:abstractNumId w:val="32"/>
  </w:num>
  <w:num w:numId="32" w16cid:durableId="1442917117">
    <w:abstractNumId w:val="22"/>
  </w:num>
  <w:num w:numId="33" w16cid:durableId="2137674128">
    <w:abstractNumId w:val="19"/>
  </w:num>
  <w:num w:numId="34" w16cid:durableId="2067755023">
    <w:abstractNumId w:val="29"/>
  </w:num>
  <w:num w:numId="35" w16cid:durableId="1559129125">
    <w:abstractNumId w:val="4"/>
  </w:num>
  <w:num w:numId="36" w16cid:durableId="1604147702">
    <w:abstractNumId w:val="14"/>
  </w:num>
  <w:num w:numId="37" w16cid:durableId="14589893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da Jacobson">
    <w15:presenceInfo w15:providerId="AD" w15:userId="S::ljacobson@torontohumanesociety.com::cf5e0a25-09e3-4756-9426-01ab00386e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D9E54C"/>
    <w:rsid w:val="00002035"/>
    <w:rsid w:val="000034C0"/>
    <w:rsid w:val="00011834"/>
    <w:rsid w:val="0001387C"/>
    <w:rsid w:val="00021029"/>
    <w:rsid w:val="0003075C"/>
    <w:rsid w:val="0004055E"/>
    <w:rsid w:val="00040EF3"/>
    <w:rsid w:val="000412E2"/>
    <w:rsid w:val="000452B0"/>
    <w:rsid w:val="00047E9C"/>
    <w:rsid w:val="00050D3D"/>
    <w:rsid w:val="000554BD"/>
    <w:rsid w:val="00060349"/>
    <w:rsid w:val="0006411A"/>
    <w:rsid w:val="0006530C"/>
    <w:rsid w:val="00065744"/>
    <w:rsid w:val="00071610"/>
    <w:rsid w:val="0008224D"/>
    <w:rsid w:val="00083B4C"/>
    <w:rsid w:val="00084172"/>
    <w:rsid w:val="00087674"/>
    <w:rsid w:val="00093B4E"/>
    <w:rsid w:val="00095B19"/>
    <w:rsid w:val="000A6355"/>
    <w:rsid w:val="000C2DC4"/>
    <w:rsid w:val="000C61CD"/>
    <w:rsid w:val="000D1A23"/>
    <w:rsid w:val="000D2099"/>
    <w:rsid w:val="000D382B"/>
    <w:rsid w:val="000D509B"/>
    <w:rsid w:val="000E16EA"/>
    <w:rsid w:val="000E54CC"/>
    <w:rsid w:val="000F1C33"/>
    <w:rsid w:val="000F7608"/>
    <w:rsid w:val="000F7905"/>
    <w:rsid w:val="0011010E"/>
    <w:rsid w:val="0011566E"/>
    <w:rsid w:val="001167AB"/>
    <w:rsid w:val="00117F78"/>
    <w:rsid w:val="00120490"/>
    <w:rsid w:val="00124361"/>
    <w:rsid w:val="00125C38"/>
    <w:rsid w:val="0013012A"/>
    <w:rsid w:val="0013058F"/>
    <w:rsid w:val="00130CFC"/>
    <w:rsid w:val="0014060A"/>
    <w:rsid w:val="00141E1D"/>
    <w:rsid w:val="00144AA8"/>
    <w:rsid w:val="00144D60"/>
    <w:rsid w:val="001452B0"/>
    <w:rsid w:val="001460D0"/>
    <w:rsid w:val="00150AED"/>
    <w:rsid w:val="001601D4"/>
    <w:rsid w:val="00160B33"/>
    <w:rsid w:val="00171CBE"/>
    <w:rsid w:val="00175DCD"/>
    <w:rsid w:val="00194964"/>
    <w:rsid w:val="001A67C1"/>
    <w:rsid w:val="001B0367"/>
    <w:rsid w:val="001B6C15"/>
    <w:rsid w:val="001C29D5"/>
    <w:rsid w:val="001C52DD"/>
    <w:rsid w:val="001C5AF0"/>
    <w:rsid w:val="001D3FBF"/>
    <w:rsid w:val="001D5A80"/>
    <w:rsid w:val="001D7FAC"/>
    <w:rsid w:val="001E21E5"/>
    <w:rsid w:val="001E3381"/>
    <w:rsid w:val="001E3899"/>
    <w:rsid w:val="001E498F"/>
    <w:rsid w:val="001E66DF"/>
    <w:rsid w:val="001F1001"/>
    <w:rsid w:val="001F287A"/>
    <w:rsid w:val="001F3A32"/>
    <w:rsid w:val="0020010C"/>
    <w:rsid w:val="00202E30"/>
    <w:rsid w:val="0021099E"/>
    <w:rsid w:val="00210BC3"/>
    <w:rsid w:val="002119C0"/>
    <w:rsid w:val="00221BFA"/>
    <w:rsid w:val="00222888"/>
    <w:rsid w:val="002371CE"/>
    <w:rsid w:val="00246AEE"/>
    <w:rsid w:val="002806CE"/>
    <w:rsid w:val="0028139F"/>
    <w:rsid w:val="00286035"/>
    <w:rsid w:val="002912EB"/>
    <w:rsid w:val="00291342"/>
    <w:rsid w:val="0029545B"/>
    <w:rsid w:val="002A0A48"/>
    <w:rsid w:val="002A5433"/>
    <w:rsid w:val="002B19A9"/>
    <w:rsid w:val="002B1AD5"/>
    <w:rsid w:val="002B3C68"/>
    <w:rsid w:val="002B6664"/>
    <w:rsid w:val="002C5930"/>
    <w:rsid w:val="002D1F09"/>
    <w:rsid w:val="002D44D1"/>
    <w:rsid w:val="002D56AD"/>
    <w:rsid w:val="002D614D"/>
    <w:rsid w:val="002E6777"/>
    <w:rsid w:val="002F0FD4"/>
    <w:rsid w:val="002F187B"/>
    <w:rsid w:val="002F1E0E"/>
    <w:rsid w:val="002F6C63"/>
    <w:rsid w:val="002F7A7F"/>
    <w:rsid w:val="002F7AFF"/>
    <w:rsid w:val="0030163D"/>
    <w:rsid w:val="00310AD1"/>
    <w:rsid w:val="003117A7"/>
    <w:rsid w:val="00317EC5"/>
    <w:rsid w:val="003221A0"/>
    <w:rsid w:val="00322DF3"/>
    <w:rsid w:val="00323751"/>
    <w:rsid w:val="0032768C"/>
    <w:rsid w:val="00330C83"/>
    <w:rsid w:val="00331016"/>
    <w:rsid w:val="00335692"/>
    <w:rsid w:val="003425DB"/>
    <w:rsid w:val="0035690B"/>
    <w:rsid w:val="00356F9E"/>
    <w:rsid w:val="003571BD"/>
    <w:rsid w:val="00357B73"/>
    <w:rsid w:val="0036015F"/>
    <w:rsid w:val="00361FA9"/>
    <w:rsid w:val="00362032"/>
    <w:rsid w:val="00362F00"/>
    <w:rsid w:val="003656CE"/>
    <w:rsid w:val="00375F0A"/>
    <w:rsid w:val="00377622"/>
    <w:rsid w:val="00386ABD"/>
    <w:rsid w:val="003942BF"/>
    <w:rsid w:val="0039562B"/>
    <w:rsid w:val="00397A2F"/>
    <w:rsid w:val="003A1393"/>
    <w:rsid w:val="003A2D94"/>
    <w:rsid w:val="003A6DDF"/>
    <w:rsid w:val="003B0105"/>
    <w:rsid w:val="003B0AA8"/>
    <w:rsid w:val="003B5DDB"/>
    <w:rsid w:val="003B7BB0"/>
    <w:rsid w:val="003B7C6E"/>
    <w:rsid w:val="003B7F6E"/>
    <w:rsid w:val="003C3EAC"/>
    <w:rsid w:val="003C6CC1"/>
    <w:rsid w:val="003E0257"/>
    <w:rsid w:val="003E5771"/>
    <w:rsid w:val="003E6238"/>
    <w:rsid w:val="00401371"/>
    <w:rsid w:val="0040608B"/>
    <w:rsid w:val="004067E2"/>
    <w:rsid w:val="00422644"/>
    <w:rsid w:val="00422E5A"/>
    <w:rsid w:val="00431738"/>
    <w:rsid w:val="004339CE"/>
    <w:rsid w:val="00435EC5"/>
    <w:rsid w:val="00441C32"/>
    <w:rsid w:val="00444439"/>
    <w:rsid w:val="00452860"/>
    <w:rsid w:val="00454D9C"/>
    <w:rsid w:val="00463783"/>
    <w:rsid w:val="00463EE1"/>
    <w:rsid w:val="00474A7C"/>
    <w:rsid w:val="004758A7"/>
    <w:rsid w:val="00476AF1"/>
    <w:rsid w:val="00477D42"/>
    <w:rsid w:val="004851F6"/>
    <w:rsid w:val="00491114"/>
    <w:rsid w:val="00494850"/>
    <w:rsid w:val="0049604C"/>
    <w:rsid w:val="0049724E"/>
    <w:rsid w:val="004A0EF5"/>
    <w:rsid w:val="004A270B"/>
    <w:rsid w:val="004A3F2C"/>
    <w:rsid w:val="004A4547"/>
    <w:rsid w:val="004A776C"/>
    <w:rsid w:val="004B7A12"/>
    <w:rsid w:val="004C53AF"/>
    <w:rsid w:val="004C7963"/>
    <w:rsid w:val="004D1560"/>
    <w:rsid w:val="004D6116"/>
    <w:rsid w:val="004E2D88"/>
    <w:rsid w:val="004E5564"/>
    <w:rsid w:val="004E7488"/>
    <w:rsid w:val="004F4F42"/>
    <w:rsid w:val="00510A88"/>
    <w:rsid w:val="005166D8"/>
    <w:rsid w:val="00522C33"/>
    <w:rsid w:val="00523498"/>
    <w:rsid w:val="00525E61"/>
    <w:rsid w:val="00531021"/>
    <w:rsid w:val="005333F1"/>
    <w:rsid w:val="005429B4"/>
    <w:rsid w:val="005468EA"/>
    <w:rsid w:val="00554F2B"/>
    <w:rsid w:val="005558AD"/>
    <w:rsid w:val="00562B7B"/>
    <w:rsid w:val="00571E53"/>
    <w:rsid w:val="005730CE"/>
    <w:rsid w:val="00577470"/>
    <w:rsid w:val="00577F04"/>
    <w:rsid w:val="00590D83"/>
    <w:rsid w:val="0059110C"/>
    <w:rsid w:val="005939EB"/>
    <w:rsid w:val="005A35DE"/>
    <w:rsid w:val="005D485E"/>
    <w:rsid w:val="005E0A20"/>
    <w:rsid w:val="005E1CB2"/>
    <w:rsid w:val="005E7A21"/>
    <w:rsid w:val="005F39BE"/>
    <w:rsid w:val="005F5840"/>
    <w:rsid w:val="005F71E9"/>
    <w:rsid w:val="0060082F"/>
    <w:rsid w:val="0060344B"/>
    <w:rsid w:val="00613387"/>
    <w:rsid w:val="00621CD4"/>
    <w:rsid w:val="00637DF5"/>
    <w:rsid w:val="0065281C"/>
    <w:rsid w:val="006572DF"/>
    <w:rsid w:val="00671358"/>
    <w:rsid w:val="006747FF"/>
    <w:rsid w:val="00685236"/>
    <w:rsid w:val="00685AF3"/>
    <w:rsid w:val="0068701F"/>
    <w:rsid w:val="00692991"/>
    <w:rsid w:val="00695E76"/>
    <w:rsid w:val="0069608A"/>
    <w:rsid w:val="0069706F"/>
    <w:rsid w:val="006B167B"/>
    <w:rsid w:val="006B50B0"/>
    <w:rsid w:val="006B5CF9"/>
    <w:rsid w:val="006B6C26"/>
    <w:rsid w:val="006B7622"/>
    <w:rsid w:val="006C325B"/>
    <w:rsid w:val="006C66F5"/>
    <w:rsid w:val="006D0E34"/>
    <w:rsid w:val="006D440D"/>
    <w:rsid w:val="006D708F"/>
    <w:rsid w:val="006E0421"/>
    <w:rsid w:val="006F3609"/>
    <w:rsid w:val="006F3A9E"/>
    <w:rsid w:val="006F69D5"/>
    <w:rsid w:val="00710BAA"/>
    <w:rsid w:val="007162C6"/>
    <w:rsid w:val="007223FF"/>
    <w:rsid w:val="00722FF2"/>
    <w:rsid w:val="00723D8F"/>
    <w:rsid w:val="007241C7"/>
    <w:rsid w:val="00733082"/>
    <w:rsid w:val="00734DAB"/>
    <w:rsid w:val="007375B0"/>
    <w:rsid w:val="0074287E"/>
    <w:rsid w:val="00744DDD"/>
    <w:rsid w:val="00766274"/>
    <w:rsid w:val="00767689"/>
    <w:rsid w:val="00784AAC"/>
    <w:rsid w:val="00792A4B"/>
    <w:rsid w:val="007932E9"/>
    <w:rsid w:val="007A7919"/>
    <w:rsid w:val="007C260B"/>
    <w:rsid w:val="007C26E8"/>
    <w:rsid w:val="007C3E17"/>
    <w:rsid w:val="007C5A3D"/>
    <w:rsid w:val="007D0490"/>
    <w:rsid w:val="007D7C63"/>
    <w:rsid w:val="007E1A8A"/>
    <w:rsid w:val="007E1F91"/>
    <w:rsid w:val="007F1A57"/>
    <w:rsid w:val="007F2AD5"/>
    <w:rsid w:val="007F405C"/>
    <w:rsid w:val="007F6729"/>
    <w:rsid w:val="007F7850"/>
    <w:rsid w:val="007F7F49"/>
    <w:rsid w:val="008036E0"/>
    <w:rsid w:val="00804CE6"/>
    <w:rsid w:val="00811A5A"/>
    <w:rsid w:val="008201B0"/>
    <w:rsid w:val="00821407"/>
    <w:rsid w:val="008264FB"/>
    <w:rsid w:val="008277DF"/>
    <w:rsid w:val="00835B27"/>
    <w:rsid w:val="00845B50"/>
    <w:rsid w:val="00845D95"/>
    <w:rsid w:val="008521BC"/>
    <w:rsid w:val="00854055"/>
    <w:rsid w:val="00860205"/>
    <w:rsid w:val="00860748"/>
    <w:rsid w:val="00861312"/>
    <w:rsid w:val="008630B0"/>
    <w:rsid w:val="008723DC"/>
    <w:rsid w:val="00873662"/>
    <w:rsid w:val="008800B3"/>
    <w:rsid w:val="008828D5"/>
    <w:rsid w:val="008963A3"/>
    <w:rsid w:val="00897D94"/>
    <w:rsid w:val="008A748A"/>
    <w:rsid w:val="008A75A0"/>
    <w:rsid w:val="008B17C6"/>
    <w:rsid w:val="008C09F1"/>
    <w:rsid w:val="008C1699"/>
    <w:rsid w:val="008C2E14"/>
    <w:rsid w:val="008C663F"/>
    <w:rsid w:val="008D26BB"/>
    <w:rsid w:val="008D50CA"/>
    <w:rsid w:val="008E09CE"/>
    <w:rsid w:val="008E2C68"/>
    <w:rsid w:val="008F0DED"/>
    <w:rsid w:val="008F5776"/>
    <w:rsid w:val="00903145"/>
    <w:rsid w:val="00903708"/>
    <w:rsid w:val="0091165E"/>
    <w:rsid w:val="0091689B"/>
    <w:rsid w:val="00935BCA"/>
    <w:rsid w:val="0094033B"/>
    <w:rsid w:val="00941B18"/>
    <w:rsid w:val="00944182"/>
    <w:rsid w:val="0094779B"/>
    <w:rsid w:val="00960CBF"/>
    <w:rsid w:val="00967E11"/>
    <w:rsid w:val="00970C2E"/>
    <w:rsid w:val="009710B3"/>
    <w:rsid w:val="00971F01"/>
    <w:rsid w:val="00972317"/>
    <w:rsid w:val="00984142"/>
    <w:rsid w:val="00985DD7"/>
    <w:rsid w:val="00986496"/>
    <w:rsid w:val="009903C2"/>
    <w:rsid w:val="00991267"/>
    <w:rsid w:val="009A042B"/>
    <w:rsid w:val="009A0967"/>
    <w:rsid w:val="009A1494"/>
    <w:rsid w:val="009A457A"/>
    <w:rsid w:val="009A5BC3"/>
    <w:rsid w:val="009A7125"/>
    <w:rsid w:val="009B3817"/>
    <w:rsid w:val="009B7CEC"/>
    <w:rsid w:val="009C0C66"/>
    <w:rsid w:val="009C5E92"/>
    <w:rsid w:val="009E110A"/>
    <w:rsid w:val="00A05E5C"/>
    <w:rsid w:val="00A11C00"/>
    <w:rsid w:val="00A1378B"/>
    <w:rsid w:val="00A315D6"/>
    <w:rsid w:val="00A32F60"/>
    <w:rsid w:val="00A406DF"/>
    <w:rsid w:val="00A45140"/>
    <w:rsid w:val="00A45801"/>
    <w:rsid w:val="00A46F76"/>
    <w:rsid w:val="00A47C5C"/>
    <w:rsid w:val="00A50C88"/>
    <w:rsid w:val="00A537A1"/>
    <w:rsid w:val="00A55DB0"/>
    <w:rsid w:val="00A56DE4"/>
    <w:rsid w:val="00A62384"/>
    <w:rsid w:val="00A62F81"/>
    <w:rsid w:val="00A65109"/>
    <w:rsid w:val="00A7383A"/>
    <w:rsid w:val="00A74B4F"/>
    <w:rsid w:val="00A75FAB"/>
    <w:rsid w:val="00A76D74"/>
    <w:rsid w:val="00A80105"/>
    <w:rsid w:val="00A8674F"/>
    <w:rsid w:val="00A91C5B"/>
    <w:rsid w:val="00A92264"/>
    <w:rsid w:val="00A95160"/>
    <w:rsid w:val="00A96AFC"/>
    <w:rsid w:val="00A970B8"/>
    <w:rsid w:val="00AA1493"/>
    <w:rsid w:val="00AA14C1"/>
    <w:rsid w:val="00AA2DD8"/>
    <w:rsid w:val="00AC39D2"/>
    <w:rsid w:val="00AC49B1"/>
    <w:rsid w:val="00AC4B07"/>
    <w:rsid w:val="00AC5A39"/>
    <w:rsid w:val="00AD7C63"/>
    <w:rsid w:val="00AE1497"/>
    <w:rsid w:val="00AE257B"/>
    <w:rsid w:val="00AF3F6A"/>
    <w:rsid w:val="00AF49EA"/>
    <w:rsid w:val="00B00264"/>
    <w:rsid w:val="00B05003"/>
    <w:rsid w:val="00B05AD5"/>
    <w:rsid w:val="00B12EE4"/>
    <w:rsid w:val="00B15E78"/>
    <w:rsid w:val="00B24D17"/>
    <w:rsid w:val="00B251F4"/>
    <w:rsid w:val="00B4515A"/>
    <w:rsid w:val="00B529B0"/>
    <w:rsid w:val="00B53379"/>
    <w:rsid w:val="00B5545A"/>
    <w:rsid w:val="00B6405E"/>
    <w:rsid w:val="00B66DB5"/>
    <w:rsid w:val="00B67DFB"/>
    <w:rsid w:val="00B711DF"/>
    <w:rsid w:val="00B74873"/>
    <w:rsid w:val="00B773E2"/>
    <w:rsid w:val="00B801AD"/>
    <w:rsid w:val="00B86417"/>
    <w:rsid w:val="00B90F05"/>
    <w:rsid w:val="00BA62F1"/>
    <w:rsid w:val="00BB0220"/>
    <w:rsid w:val="00BB0AB5"/>
    <w:rsid w:val="00BB1987"/>
    <w:rsid w:val="00BB2CA2"/>
    <w:rsid w:val="00BB66A8"/>
    <w:rsid w:val="00BC404E"/>
    <w:rsid w:val="00BC4212"/>
    <w:rsid w:val="00BD555A"/>
    <w:rsid w:val="00BE1F85"/>
    <w:rsid w:val="00BE2388"/>
    <w:rsid w:val="00BE3E18"/>
    <w:rsid w:val="00BE5B4C"/>
    <w:rsid w:val="00BE68D4"/>
    <w:rsid w:val="00BF0C11"/>
    <w:rsid w:val="00C029B7"/>
    <w:rsid w:val="00C03217"/>
    <w:rsid w:val="00C07C70"/>
    <w:rsid w:val="00C10ACE"/>
    <w:rsid w:val="00C2646F"/>
    <w:rsid w:val="00C3571A"/>
    <w:rsid w:val="00C36140"/>
    <w:rsid w:val="00C40616"/>
    <w:rsid w:val="00C42907"/>
    <w:rsid w:val="00C467C6"/>
    <w:rsid w:val="00C473CD"/>
    <w:rsid w:val="00C47B84"/>
    <w:rsid w:val="00C52CFB"/>
    <w:rsid w:val="00C538AE"/>
    <w:rsid w:val="00C555F4"/>
    <w:rsid w:val="00C55D47"/>
    <w:rsid w:val="00C63613"/>
    <w:rsid w:val="00C67A85"/>
    <w:rsid w:val="00C7097B"/>
    <w:rsid w:val="00C71858"/>
    <w:rsid w:val="00C769D4"/>
    <w:rsid w:val="00C81155"/>
    <w:rsid w:val="00C90433"/>
    <w:rsid w:val="00C93B93"/>
    <w:rsid w:val="00C94433"/>
    <w:rsid w:val="00C96C70"/>
    <w:rsid w:val="00CA5584"/>
    <w:rsid w:val="00CA753B"/>
    <w:rsid w:val="00CB5A6A"/>
    <w:rsid w:val="00CB7C91"/>
    <w:rsid w:val="00CC0F58"/>
    <w:rsid w:val="00CC6994"/>
    <w:rsid w:val="00CD03BC"/>
    <w:rsid w:val="00CD14F5"/>
    <w:rsid w:val="00CD4F37"/>
    <w:rsid w:val="00CE6A63"/>
    <w:rsid w:val="00CF2513"/>
    <w:rsid w:val="00CF7417"/>
    <w:rsid w:val="00CF75EA"/>
    <w:rsid w:val="00D0345E"/>
    <w:rsid w:val="00D2137F"/>
    <w:rsid w:val="00D246DE"/>
    <w:rsid w:val="00D255CB"/>
    <w:rsid w:val="00D43F60"/>
    <w:rsid w:val="00D464CE"/>
    <w:rsid w:val="00D503E5"/>
    <w:rsid w:val="00D5783D"/>
    <w:rsid w:val="00D57BFE"/>
    <w:rsid w:val="00D6658A"/>
    <w:rsid w:val="00D70FBE"/>
    <w:rsid w:val="00D72A29"/>
    <w:rsid w:val="00D745A3"/>
    <w:rsid w:val="00D74A4E"/>
    <w:rsid w:val="00D75049"/>
    <w:rsid w:val="00D752BA"/>
    <w:rsid w:val="00D7537B"/>
    <w:rsid w:val="00D757F0"/>
    <w:rsid w:val="00D76A57"/>
    <w:rsid w:val="00D803DC"/>
    <w:rsid w:val="00D856FD"/>
    <w:rsid w:val="00D870B3"/>
    <w:rsid w:val="00D90EEF"/>
    <w:rsid w:val="00D94849"/>
    <w:rsid w:val="00DA011F"/>
    <w:rsid w:val="00DA27FC"/>
    <w:rsid w:val="00DB4F76"/>
    <w:rsid w:val="00DB6370"/>
    <w:rsid w:val="00DC2705"/>
    <w:rsid w:val="00DC2DB5"/>
    <w:rsid w:val="00DD258B"/>
    <w:rsid w:val="00DD3A5D"/>
    <w:rsid w:val="00DD486C"/>
    <w:rsid w:val="00DE2556"/>
    <w:rsid w:val="00DE5527"/>
    <w:rsid w:val="00DF57B3"/>
    <w:rsid w:val="00E05100"/>
    <w:rsid w:val="00E06084"/>
    <w:rsid w:val="00E066F9"/>
    <w:rsid w:val="00E10696"/>
    <w:rsid w:val="00E15B30"/>
    <w:rsid w:val="00E171BB"/>
    <w:rsid w:val="00E17C2A"/>
    <w:rsid w:val="00E205A8"/>
    <w:rsid w:val="00E23FFE"/>
    <w:rsid w:val="00E2482A"/>
    <w:rsid w:val="00E32F0C"/>
    <w:rsid w:val="00E33FA1"/>
    <w:rsid w:val="00E34A14"/>
    <w:rsid w:val="00E376E7"/>
    <w:rsid w:val="00E37AEA"/>
    <w:rsid w:val="00E40706"/>
    <w:rsid w:val="00E41D94"/>
    <w:rsid w:val="00E45D51"/>
    <w:rsid w:val="00E52520"/>
    <w:rsid w:val="00E56228"/>
    <w:rsid w:val="00E565E3"/>
    <w:rsid w:val="00E57C2E"/>
    <w:rsid w:val="00E60FEC"/>
    <w:rsid w:val="00E71BEA"/>
    <w:rsid w:val="00E72277"/>
    <w:rsid w:val="00E76C0D"/>
    <w:rsid w:val="00E77954"/>
    <w:rsid w:val="00E811DB"/>
    <w:rsid w:val="00E83B88"/>
    <w:rsid w:val="00E94A21"/>
    <w:rsid w:val="00E97388"/>
    <w:rsid w:val="00E97CC0"/>
    <w:rsid w:val="00EA1FC3"/>
    <w:rsid w:val="00EA665A"/>
    <w:rsid w:val="00EB4F56"/>
    <w:rsid w:val="00EC1F48"/>
    <w:rsid w:val="00EC214A"/>
    <w:rsid w:val="00EC47AD"/>
    <w:rsid w:val="00ED372E"/>
    <w:rsid w:val="00EE6577"/>
    <w:rsid w:val="00EF589C"/>
    <w:rsid w:val="00EF6BE8"/>
    <w:rsid w:val="00EF7C89"/>
    <w:rsid w:val="00F0310E"/>
    <w:rsid w:val="00F130E2"/>
    <w:rsid w:val="00F221BB"/>
    <w:rsid w:val="00F2392D"/>
    <w:rsid w:val="00F2519C"/>
    <w:rsid w:val="00F31710"/>
    <w:rsid w:val="00F35BC9"/>
    <w:rsid w:val="00F40D31"/>
    <w:rsid w:val="00F42D7C"/>
    <w:rsid w:val="00F469CE"/>
    <w:rsid w:val="00F524DD"/>
    <w:rsid w:val="00F52AF4"/>
    <w:rsid w:val="00F5408E"/>
    <w:rsid w:val="00F5538B"/>
    <w:rsid w:val="00F55593"/>
    <w:rsid w:val="00F6479A"/>
    <w:rsid w:val="00F746A3"/>
    <w:rsid w:val="00F747E2"/>
    <w:rsid w:val="00F7641A"/>
    <w:rsid w:val="00F77F20"/>
    <w:rsid w:val="00F871D0"/>
    <w:rsid w:val="00F878D4"/>
    <w:rsid w:val="00F90C0A"/>
    <w:rsid w:val="00F91047"/>
    <w:rsid w:val="00F95DC2"/>
    <w:rsid w:val="00F97D5D"/>
    <w:rsid w:val="00FA3755"/>
    <w:rsid w:val="00FA4155"/>
    <w:rsid w:val="00FA53F9"/>
    <w:rsid w:val="00FB3BBC"/>
    <w:rsid w:val="00FB4E94"/>
    <w:rsid w:val="00FC17CD"/>
    <w:rsid w:val="00FC23F0"/>
    <w:rsid w:val="00FC3C82"/>
    <w:rsid w:val="00FC44ED"/>
    <w:rsid w:val="00FD0742"/>
    <w:rsid w:val="00FE0722"/>
    <w:rsid w:val="00FF34F6"/>
    <w:rsid w:val="00FF5113"/>
    <w:rsid w:val="036429CB"/>
    <w:rsid w:val="080416BF"/>
    <w:rsid w:val="09A6A93F"/>
    <w:rsid w:val="0A9D4898"/>
    <w:rsid w:val="0AAE6C24"/>
    <w:rsid w:val="0B7175B4"/>
    <w:rsid w:val="0D339AD2"/>
    <w:rsid w:val="101E5650"/>
    <w:rsid w:val="104AEF38"/>
    <w:rsid w:val="10665C52"/>
    <w:rsid w:val="1095B2F7"/>
    <w:rsid w:val="11BC08AF"/>
    <w:rsid w:val="11F8E1C5"/>
    <w:rsid w:val="13B299AB"/>
    <w:rsid w:val="14B2C846"/>
    <w:rsid w:val="14F47D0A"/>
    <w:rsid w:val="15EA85CF"/>
    <w:rsid w:val="1648F782"/>
    <w:rsid w:val="16F37E3A"/>
    <w:rsid w:val="1AB6719B"/>
    <w:rsid w:val="1CE2339F"/>
    <w:rsid w:val="1CF329E1"/>
    <w:rsid w:val="1DFA3935"/>
    <w:rsid w:val="20906CC0"/>
    <w:rsid w:val="219874F0"/>
    <w:rsid w:val="2510FDAB"/>
    <w:rsid w:val="2519C70E"/>
    <w:rsid w:val="27733146"/>
    <w:rsid w:val="2839BA4A"/>
    <w:rsid w:val="292F6FA5"/>
    <w:rsid w:val="29FE29C3"/>
    <w:rsid w:val="2B212175"/>
    <w:rsid w:val="32AB2A1F"/>
    <w:rsid w:val="33A8AE2F"/>
    <w:rsid w:val="340E13C1"/>
    <w:rsid w:val="343C9C15"/>
    <w:rsid w:val="36376571"/>
    <w:rsid w:val="38948DBF"/>
    <w:rsid w:val="394DD90D"/>
    <w:rsid w:val="39800ADB"/>
    <w:rsid w:val="39B8538B"/>
    <w:rsid w:val="3BA0D87C"/>
    <w:rsid w:val="3D06A08B"/>
    <w:rsid w:val="3E747C8B"/>
    <w:rsid w:val="449D2DBE"/>
    <w:rsid w:val="46E52D00"/>
    <w:rsid w:val="471B1592"/>
    <w:rsid w:val="49F489BD"/>
    <w:rsid w:val="4A7DCDF6"/>
    <w:rsid w:val="4F45E2E1"/>
    <w:rsid w:val="501D5CF9"/>
    <w:rsid w:val="50E2C257"/>
    <w:rsid w:val="52937130"/>
    <w:rsid w:val="57A67D6B"/>
    <w:rsid w:val="5AD1D5A1"/>
    <w:rsid w:val="5EA64E82"/>
    <w:rsid w:val="5F802215"/>
    <w:rsid w:val="60322897"/>
    <w:rsid w:val="609E5A1E"/>
    <w:rsid w:val="6150FCA2"/>
    <w:rsid w:val="63D9E54C"/>
    <w:rsid w:val="65713634"/>
    <w:rsid w:val="6807BC64"/>
    <w:rsid w:val="69022D9B"/>
    <w:rsid w:val="69610713"/>
    <w:rsid w:val="699DBB89"/>
    <w:rsid w:val="6A4C282C"/>
    <w:rsid w:val="6AA3254F"/>
    <w:rsid w:val="6AE2A5E8"/>
    <w:rsid w:val="6CD679FC"/>
    <w:rsid w:val="6F08273E"/>
    <w:rsid w:val="704CE2DE"/>
    <w:rsid w:val="71317C43"/>
    <w:rsid w:val="75E1B94A"/>
    <w:rsid w:val="788B8D63"/>
    <w:rsid w:val="795D950C"/>
    <w:rsid w:val="7DAD675A"/>
    <w:rsid w:val="7E617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9E54C"/>
  <w15:chartTrackingRefBased/>
  <w15:docId w15:val="{C29F789A-00D0-4A43-B43C-9668056B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F76"/>
    <w:pPr>
      <w:spacing w:after="0" w:line="257" w:lineRule="auto"/>
    </w:pPr>
    <w:rPr>
      <w:sz w:val="24"/>
    </w:rPr>
  </w:style>
  <w:style w:type="paragraph" w:styleId="Heading1">
    <w:name w:val="heading 1"/>
    <w:basedOn w:val="Normal"/>
    <w:next w:val="Normal"/>
    <w:link w:val="Heading1Char"/>
    <w:uiPriority w:val="9"/>
    <w:qFormat/>
    <w:rsid w:val="007A7919"/>
    <w:pPr>
      <w:shd w:val="clear" w:color="auto" w:fill="D9D9D9" w:themeFill="background1" w:themeFillShade="D9"/>
      <w:spacing w:before="400"/>
      <w:jc w:val="center"/>
      <w:outlineLvl w:val="0"/>
    </w:pPr>
    <w:rPr>
      <w:rFonts w:cstheme="minorHAnsi"/>
      <w:b/>
      <w:bCs/>
      <w:color w:val="000000" w:themeColor="text1"/>
      <w:sz w:val="40"/>
      <w:szCs w:val="40"/>
    </w:rPr>
  </w:style>
  <w:style w:type="paragraph" w:styleId="Heading2">
    <w:name w:val="heading 2"/>
    <w:basedOn w:val="Normal"/>
    <w:next w:val="Normal"/>
    <w:link w:val="Heading2Char"/>
    <w:uiPriority w:val="9"/>
    <w:unhideWhenUsed/>
    <w:qFormat/>
    <w:rsid w:val="007A7919"/>
    <w:pPr>
      <w:spacing w:before="280"/>
      <w:ind w:left="360" w:hanging="360"/>
      <w:jc w:val="center"/>
      <w:outlineLvl w:val="1"/>
    </w:pPr>
    <w:rPr>
      <w:rFonts w:cstheme="minorHAnsi"/>
      <w:b/>
      <w:bCs/>
      <w:color w:val="385623" w:themeColor="accent6" w:themeShade="80"/>
      <w:sz w:val="40"/>
      <w:szCs w:val="40"/>
    </w:rPr>
  </w:style>
  <w:style w:type="paragraph" w:styleId="Heading3">
    <w:name w:val="heading 3"/>
    <w:basedOn w:val="Normal"/>
    <w:next w:val="Normal"/>
    <w:link w:val="Heading3Char"/>
    <w:uiPriority w:val="9"/>
    <w:unhideWhenUsed/>
    <w:qFormat/>
    <w:rsid w:val="00F878D4"/>
    <w:pPr>
      <w:keepNext/>
      <w:keepLines/>
      <w:spacing w:after="120"/>
      <w:outlineLvl w:val="2"/>
    </w:pPr>
    <w:rPr>
      <w:rFonts w:ascii="Calibri" w:eastAsiaTheme="majorEastAsia" w:hAnsi="Calibri" w:cstheme="majorBidi"/>
      <w:b/>
      <w:color w:val="538135" w:themeColor="accent6" w:themeShade="BF"/>
      <w:sz w:val="28"/>
      <w:szCs w:val="28"/>
    </w:rPr>
  </w:style>
  <w:style w:type="paragraph" w:styleId="Heading4">
    <w:name w:val="heading 4"/>
    <w:basedOn w:val="Normal"/>
    <w:next w:val="Normal"/>
    <w:link w:val="Heading4Char"/>
    <w:uiPriority w:val="9"/>
    <w:unhideWhenUsed/>
    <w:qFormat/>
    <w:rsid w:val="00B773E2"/>
    <w:pPr>
      <w:keepNext/>
      <w:keepLines/>
      <w:spacing w:after="120"/>
      <w:outlineLvl w:val="3"/>
    </w:pPr>
    <w:rPr>
      <w:rFonts w:ascii="Calibri" w:eastAsiaTheme="majorEastAsia" w:hAnsi="Calibri" w:cstheme="majorBidi"/>
      <w:b/>
      <w:i/>
      <w:iCs/>
      <w:color w:val="A8D08D" w:themeColor="accent6" w:themeTint="99"/>
      <w:sz w:val="26"/>
      <w:szCs w:val="26"/>
    </w:rPr>
  </w:style>
  <w:style w:type="paragraph" w:styleId="Heading5">
    <w:name w:val="heading 5"/>
    <w:basedOn w:val="Normal"/>
    <w:next w:val="Normal"/>
    <w:link w:val="Heading5Char"/>
    <w:uiPriority w:val="9"/>
    <w:unhideWhenUsed/>
    <w:qFormat/>
    <w:rsid w:val="00A406D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35690B"/>
    <w:pPr>
      <w:tabs>
        <w:tab w:val="right" w:leader="dot" w:pos="9350"/>
      </w:tabs>
      <w:spacing w:before="120" w:line="240" w:lineRule="auto"/>
    </w:pPr>
    <w:rPr>
      <w:rFonts w:cstheme="minorHAnsi"/>
      <w:b/>
      <w:noProof/>
      <w:color w:val="538135" w:themeColor="accent6" w:themeShade="BF"/>
      <w:sz w:val="26"/>
      <w:szCs w:val="24"/>
    </w:rPr>
  </w:style>
  <w:style w:type="paragraph" w:styleId="TOC2">
    <w:name w:val="toc 2"/>
    <w:basedOn w:val="Normal"/>
    <w:next w:val="Normal"/>
    <w:autoRedefine/>
    <w:uiPriority w:val="39"/>
    <w:unhideWhenUsed/>
    <w:rsid w:val="0035690B"/>
    <w:pPr>
      <w:tabs>
        <w:tab w:val="right" w:leader="dot" w:pos="9350"/>
      </w:tabs>
      <w:spacing w:line="240" w:lineRule="auto"/>
    </w:pPr>
    <w:rPr>
      <w:rFonts w:cstheme="minorHAnsi"/>
      <w:noProof/>
      <w:szCs w:val="24"/>
    </w:rPr>
  </w:style>
  <w:style w:type="paragraph" w:styleId="TOC3">
    <w:name w:val="toc 3"/>
    <w:basedOn w:val="Normal"/>
    <w:next w:val="Normal"/>
    <w:autoRedefine/>
    <w:uiPriority w:val="39"/>
    <w:unhideWhenUsed/>
    <w:rsid w:val="0035690B"/>
    <w:pPr>
      <w:spacing w:line="240" w:lineRule="auto"/>
      <w:ind w:left="288"/>
    </w:pPr>
    <w:rPr>
      <w:rFonts w:cstheme="minorHAnsi"/>
      <w:color w:val="808080" w:themeColor="background1" w:themeShade="80"/>
      <w:szCs w:val="20"/>
    </w:rPr>
  </w:style>
  <w:style w:type="character" w:customStyle="1" w:styleId="normaltextrun">
    <w:name w:val="normaltextrun"/>
    <w:basedOn w:val="DefaultParagraphFont"/>
    <w:rsid w:val="00B67DFB"/>
  </w:style>
  <w:style w:type="character" w:customStyle="1" w:styleId="Heading1Char">
    <w:name w:val="Heading 1 Char"/>
    <w:basedOn w:val="DefaultParagraphFont"/>
    <w:link w:val="Heading1"/>
    <w:uiPriority w:val="9"/>
    <w:rsid w:val="007A7919"/>
    <w:rPr>
      <w:rFonts w:cstheme="minorHAnsi"/>
      <w:b/>
      <w:bCs/>
      <w:color w:val="000000" w:themeColor="text1"/>
      <w:sz w:val="40"/>
      <w:szCs w:val="40"/>
      <w:shd w:val="clear" w:color="auto" w:fill="D9D9D9" w:themeFill="background1" w:themeFillShade="D9"/>
    </w:rPr>
  </w:style>
  <w:style w:type="character" w:customStyle="1" w:styleId="Heading2Char">
    <w:name w:val="Heading 2 Char"/>
    <w:basedOn w:val="DefaultParagraphFont"/>
    <w:link w:val="Heading2"/>
    <w:uiPriority w:val="9"/>
    <w:rsid w:val="007A7919"/>
    <w:rPr>
      <w:rFonts w:cstheme="minorHAnsi"/>
      <w:b/>
      <w:bCs/>
      <w:color w:val="385623" w:themeColor="accent6" w:themeShade="80"/>
      <w:sz w:val="40"/>
      <w:szCs w:val="40"/>
    </w:rPr>
  </w:style>
  <w:style w:type="character" w:styleId="Hyperlink">
    <w:name w:val="Hyperlink"/>
    <w:basedOn w:val="DefaultParagraphFont"/>
    <w:uiPriority w:val="99"/>
    <w:unhideWhenUsed/>
    <w:rsid w:val="00BB2CA2"/>
    <w:rPr>
      <w:color w:val="0000FF"/>
      <w:u w:val="single"/>
    </w:rPr>
  </w:style>
  <w:style w:type="table" w:styleId="TableGrid">
    <w:name w:val="Table Grid"/>
    <w:basedOn w:val="TableNormal"/>
    <w:uiPriority w:val="39"/>
    <w:rsid w:val="00BB2CA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878D4"/>
    <w:rPr>
      <w:rFonts w:ascii="Calibri" w:eastAsiaTheme="majorEastAsia" w:hAnsi="Calibri" w:cstheme="majorBidi"/>
      <w:b/>
      <w:color w:val="538135" w:themeColor="accent6" w:themeShade="BF"/>
      <w:sz w:val="28"/>
      <w:szCs w:val="28"/>
    </w:rPr>
  </w:style>
  <w:style w:type="character" w:customStyle="1" w:styleId="Heading4Char">
    <w:name w:val="Heading 4 Char"/>
    <w:basedOn w:val="DefaultParagraphFont"/>
    <w:link w:val="Heading4"/>
    <w:uiPriority w:val="9"/>
    <w:rsid w:val="00B773E2"/>
    <w:rPr>
      <w:rFonts w:ascii="Calibri" w:eastAsiaTheme="majorEastAsia" w:hAnsi="Calibri" w:cstheme="majorBidi"/>
      <w:b/>
      <w:i/>
      <w:iCs/>
      <w:color w:val="A8D08D" w:themeColor="accent6" w:themeTint="99"/>
      <w:sz w:val="26"/>
      <w:szCs w:val="26"/>
    </w:rPr>
  </w:style>
  <w:style w:type="paragraph" w:styleId="ListParagraph">
    <w:name w:val="List Paragraph"/>
    <w:basedOn w:val="Normal"/>
    <w:uiPriority w:val="34"/>
    <w:qFormat/>
    <w:rsid w:val="001E498F"/>
    <w:pPr>
      <w:numPr>
        <w:numId w:val="4"/>
      </w:numPr>
      <w:tabs>
        <w:tab w:val="left" w:pos="720"/>
      </w:tabs>
      <w:contextualSpacing/>
    </w:pPr>
  </w:style>
  <w:style w:type="paragraph" w:styleId="Header">
    <w:name w:val="header"/>
    <w:basedOn w:val="Normal"/>
    <w:link w:val="HeaderChar"/>
    <w:uiPriority w:val="99"/>
    <w:unhideWhenUsed/>
    <w:rsid w:val="00C81155"/>
    <w:pPr>
      <w:tabs>
        <w:tab w:val="center" w:pos="4680"/>
        <w:tab w:val="right" w:pos="9360"/>
      </w:tabs>
      <w:spacing w:line="240" w:lineRule="auto"/>
    </w:pPr>
  </w:style>
  <w:style w:type="character" w:customStyle="1" w:styleId="HeaderChar">
    <w:name w:val="Header Char"/>
    <w:basedOn w:val="DefaultParagraphFont"/>
    <w:link w:val="Header"/>
    <w:uiPriority w:val="99"/>
    <w:rsid w:val="00C81155"/>
  </w:style>
  <w:style w:type="paragraph" w:styleId="Footer">
    <w:name w:val="footer"/>
    <w:basedOn w:val="Normal"/>
    <w:link w:val="FooterChar"/>
    <w:uiPriority w:val="99"/>
    <w:unhideWhenUsed/>
    <w:rsid w:val="00C81155"/>
    <w:pPr>
      <w:tabs>
        <w:tab w:val="center" w:pos="4680"/>
        <w:tab w:val="right" w:pos="9360"/>
      </w:tabs>
      <w:spacing w:line="240" w:lineRule="auto"/>
    </w:pPr>
  </w:style>
  <w:style w:type="character" w:customStyle="1" w:styleId="FooterChar">
    <w:name w:val="Footer Char"/>
    <w:basedOn w:val="DefaultParagraphFont"/>
    <w:link w:val="Footer"/>
    <w:uiPriority w:val="99"/>
    <w:rsid w:val="00C81155"/>
  </w:style>
  <w:style w:type="character" w:styleId="CommentReference">
    <w:name w:val="annotation reference"/>
    <w:basedOn w:val="DefaultParagraphFont"/>
    <w:uiPriority w:val="99"/>
    <w:semiHidden/>
    <w:unhideWhenUsed/>
    <w:rsid w:val="0014060A"/>
    <w:rPr>
      <w:sz w:val="16"/>
      <w:szCs w:val="16"/>
    </w:rPr>
  </w:style>
  <w:style w:type="paragraph" w:styleId="CommentText">
    <w:name w:val="annotation text"/>
    <w:basedOn w:val="Normal"/>
    <w:link w:val="CommentTextChar"/>
    <w:uiPriority w:val="99"/>
    <w:unhideWhenUsed/>
    <w:rsid w:val="0014060A"/>
    <w:pPr>
      <w:spacing w:line="240" w:lineRule="auto"/>
    </w:pPr>
    <w:rPr>
      <w:sz w:val="20"/>
      <w:szCs w:val="20"/>
    </w:rPr>
  </w:style>
  <w:style w:type="character" w:customStyle="1" w:styleId="CommentTextChar">
    <w:name w:val="Comment Text Char"/>
    <w:basedOn w:val="DefaultParagraphFont"/>
    <w:link w:val="CommentText"/>
    <w:uiPriority w:val="99"/>
    <w:rsid w:val="0014060A"/>
    <w:rPr>
      <w:sz w:val="20"/>
      <w:szCs w:val="20"/>
    </w:rPr>
  </w:style>
  <w:style w:type="paragraph" w:styleId="CommentSubject">
    <w:name w:val="annotation subject"/>
    <w:basedOn w:val="CommentText"/>
    <w:next w:val="CommentText"/>
    <w:link w:val="CommentSubjectChar"/>
    <w:uiPriority w:val="99"/>
    <w:semiHidden/>
    <w:unhideWhenUsed/>
    <w:rsid w:val="0014060A"/>
    <w:rPr>
      <w:b/>
      <w:bCs/>
    </w:rPr>
  </w:style>
  <w:style w:type="character" w:customStyle="1" w:styleId="CommentSubjectChar">
    <w:name w:val="Comment Subject Char"/>
    <w:basedOn w:val="CommentTextChar"/>
    <w:link w:val="CommentSubject"/>
    <w:uiPriority w:val="99"/>
    <w:semiHidden/>
    <w:rsid w:val="0014060A"/>
    <w:rPr>
      <w:b/>
      <w:bCs/>
      <w:sz w:val="20"/>
      <w:szCs w:val="20"/>
    </w:rPr>
  </w:style>
  <w:style w:type="paragraph" w:styleId="Revision">
    <w:name w:val="Revision"/>
    <w:hidden/>
    <w:uiPriority w:val="99"/>
    <w:semiHidden/>
    <w:rsid w:val="003C6CC1"/>
    <w:pPr>
      <w:spacing w:after="0" w:line="240" w:lineRule="auto"/>
    </w:pPr>
  </w:style>
  <w:style w:type="numbering" w:customStyle="1" w:styleId="Bulletedlist">
    <w:name w:val="Bulleted list"/>
    <w:uiPriority w:val="99"/>
    <w:rsid w:val="005F39BE"/>
    <w:pPr>
      <w:numPr>
        <w:numId w:val="8"/>
      </w:numPr>
    </w:pPr>
  </w:style>
  <w:style w:type="character" w:customStyle="1" w:styleId="Heading5Char">
    <w:name w:val="Heading 5 Char"/>
    <w:basedOn w:val="DefaultParagraphFont"/>
    <w:link w:val="Heading5"/>
    <w:uiPriority w:val="9"/>
    <w:rsid w:val="00A406DF"/>
    <w:rPr>
      <w:rFonts w:asciiTheme="majorHAnsi" w:eastAsiaTheme="majorEastAsia" w:hAnsiTheme="majorHAnsi" w:cstheme="majorBidi"/>
      <w:color w:val="2F5496" w:themeColor="accent1" w:themeShade="BF"/>
      <w:sz w:val="24"/>
    </w:rPr>
  </w:style>
  <w:style w:type="paragraph" w:styleId="TOCHeading">
    <w:name w:val="TOC Heading"/>
    <w:basedOn w:val="Heading1"/>
    <w:next w:val="Normal"/>
    <w:uiPriority w:val="39"/>
    <w:unhideWhenUsed/>
    <w:qFormat/>
    <w:rsid w:val="00C40616"/>
    <w:pPr>
      <w:keepNext/>
      <w:keepLines/>
      <w:spacing w:before="240" w:line="259" w:lineRule="auto"/>
      <w:jc w:val="left"/>
      <w:outlineLvl w:val="9"/>
    </w:pPr>
    <w:rPr>
      <w:rFonts w:eastAsiaTheme="majorEastAsia"/>
      <w:color w:val="auto"/>
      <w:sz w:val="28"/>
      <w:szCs w:val="28"/>
    </w:rPr>
  </w:style>
  <w:style w:type="paragraph" w:styleId="TOC4">
    <w:name w:val="toc 4"/>
    <w:basedOn w:val="Normal"/>
    <w:next w:val="Normal"/>
    <w:autoRedefine/>
    <w:uiPriority w:val="39"/>
    <w:unhideWhenUsed/>
    <w:rsid w:val="00E05100"/>
    <w:pPr>
      <w:ind w:left="480"/>
    </w:pPr>
    <w:rPr>
      <w:rFonts w:cstheme="minorHAnsi"/>
      <w:sz w:val="20"/>
      <w:szCs w:val="20"/>
    </w:rPr>
  </w:style>
  <w:style w:type="paragraph" w:styleId="TOC5">
    <w:name w:val="toc 5"/>
    <w:basedOn w:val="Normal"/>
    <w:next w:val="Normal"/>
    <w:autoRedefine/>
    <w:uiPriority w:val="39"/>
    <w:unhideWhenUsed/>
    <w:rsid w:val="00E05100"/>
    <w:pPr>
      <w:ind w:left="720"/>
    </w:pPr>
    <w:rPr>
      <w:rFonts w:cstheme="minorHAnsi"/>
      <w:sz w:val="20"/>
      <w:szCs w:val="20"/>
    </w:rPr>
  </w:style>
  <w:style w:type="paragraph" w:styleId="TOC6">
    <w:name w:val="toc 6"/>
    <w:basedOn w:val="Normal"/>
    <w:next w:val="Normal"/>
    <w:autoRedefine/>
    <w:uiPriority w:val="39"/>
    <w:unhideWhenUsed/>
    <w:rsid w:val="00E05100"/>
    <w:pPr>
      <w:ind w:left="960"/>
    </w:pPr>
    <w:rPr>
      <w:rFonts w:cstheme="minorHAnsi"/>
      <w:sz w:val="20"/>
      <w:szCs w:val="20"/>
    </w:rPr>
  </w:style>
  <w:style w:type="paragraph" w:styleId="TOC7">
    <w:name w:val="toc 7"/>
    <w:basedOn w:val="Normal"/>
    <w:next w:val="Normal"/>
    <w:autoRedefine/>
    <w:uiPriority w:val="39"/>
    <w:unhideWhenUsed/>
    <w:rsid w:val="00E05100"/>
    <w:pPr>
      <w:ind w:left="1200"/>
    </w:pPr>
    <w:rPr>
      <w:rFonts w:cstheme="minorHAnsi"/>
      <w:sz w:val="20"/>
      <w:szCs w:val="20"/>
    </w:rPr>
  </w:style>
  <w:style w:type="paragraph" w:styleId="TOC8">
    <w:name w:val="toc 8"/>
    <w:basedOn w:val="Normal"/>
    <w:next w:val="Normal"/>
    <w:autoRedefine/>
    <w:uiPriority w:val="39"/>
    <w:unhideWhenUsed/>
    <w:rsid w:val="00E05100"/>
    <w:pPr>
      <w:ind w:left="1440"/>
    </w:pPr>
    <w:rPr>
      <w:rFonts w:cstheme="minorHAnsi"/>
      <w:sz w:val="20"/>
      <w:szCs w:val="20"/>
    </w:rPr>
  </w:style>
  <w:style w:type="paragraph" w:styleId="TOC9">
    <w:name w:val="toc 9"/>
    <w:basedOn w:val="Normal"/>
    <w:next w:val="Normal"/>
    <w:autoRedefine/>
    <w:uiPriority w:val="39"/>
    <w:unhideWhenUsed/>
    <w:rsid w:val="00E05100"/>
    <w:pPr>
      <w:ind w:left="1680"/>
    </w:pPr>
    <w:rPr>
      <w:rFonts w:cstheme="minorHAnsi"/>
      <w:sz w:val="20"/>
      <w:szCs w:val="20"/>
    </w:rPr>
  </w:style>
  <w:style w:type="paragraph" w:styleId="Title">
    <w:name w:val="Title"/>
    <w:basedOn w:val="Normal"/>
    <w:next w:val="Normal"/>
    <w:link w:val="TitleChar"/>
    <w:uiPriority w:val="10"/>
    <w:qFormat/>
    <w:rsid w:val="00435EC5"/>
    <w:pPr>
      <w:spacing w:line="240" w:lineRule="auto"/>
      <w:contextualSpacing/>
      <w:jc w:val="center"/>
    </w:pPr>
    <w:rPr>
      <w:rFonts w:eastAsiaTheme="majorEastAsia" w:cstheme="minorHAnsi"/>
      <w:b/>
      <w:bCs/>
      <w:spacing w:val="-10"/>
      <w:kern w:val="28"/>
      <w:sz w:val="40"/>
      <w:szCs w:val="40"/>
      <w:shd w:val="clear" w:color="auto" w:fill="E2EFD9" w:themeFill="accent6" w:themeFillTint="33"/>
    </w:rPr>
  </w:style>
  <w:style w:type="character" w:customStyle="1" w:styleId="TitleChar">
    <w:name w:val="Title Char"/>
    <w:basedOn w:val="DefaultParagraphFont"/>
    <w:link w:val="Title"/>
    <w:uiPriority w:val="10"/>
    <w:rsid w:val="00435EC5"/>
    <w:rPr>
      <w:rFonts w:eastAsiaTheme="majorEastAsia" w:cstheme="minorHAnsi"/>
      <w:b/>
      <w:bCs/>
      <w:spacing w:val="-10"/>
      <w:kern w:val="28"/>
      <w:sz w:val="40"/>
      <w:szCs w:val="40"/>
    </w:rPr>
  </w:style>
  <w:style w:type="character" w:styleId="FollowedHyperlink">
    <w:name w:val="FollowedHyperlink"/>
    <w:basedOn w:val="DefaultParagraphFont"/>
    <w:uiPriority w:val="99"/>
    <w:semiHidden/>
    <w:unhideWhenUsed/>
    <w:rsid w:val="008800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053">
      <w:bodyDiv w:val="1"/>
      <w:marLeft w:val="0"/>
      <w:marRight w:val="0"/>
      <w:marTop w:val="0"/>
      <w:marBottom w:val="0"/>
      <w:divBdr>
        <w:top w:val="none" w:sz="0" w:space="0" w:color="auto"/>
        <w:left w:val="none" w:sz="0" w:space="0" w:color="auto"/>
        <w:bottom w:val="none" w:sz="0" w:space="0" w:color="auto"/>
        <w:right w:val="none" w:sz="0" w:space="0" w:color="auto"/>
      </w:divBdr>
    </w:div>
    <w:div w:id="473766266">
      <w:bodyDiv w:val="1"/>
      <w:marLeft w:val="0"/>
      <w:marRight w:val="0"/>
      <w:marTop w:val="0"/>
      <w:marBottom w:val="0"/>
      <w:divBdr>
        <w:top w:val="none" w:sz="0" w:space="0" w:color="auto"/>
        <w:left w:val="none" w:sz="0" w:space="0" w:color="auto"/>
        <w:bottom w:val="none" w:sz="0" w:space="0" w:color="auto"/>
        <w:right w:val="none" w:sz="0" w:space="0" w:color="auto"/>
      </w:divBdr>
    </w:div>
    <w:div w:id="519702509">
      <w:bodyDiv w:val="1"/>
      <w:marLeft w:val="0"/>
      <w:marRight w:val="0"/>
      <w:marTop w:val="0"/>
      <w:marBottom w:val="0"/>
      <w:divBdr>
        <w:top w:val="none" w:sz="0" w:space="0" w:color="auto"/>
        <w:left w:val="none" w:sz="0" w:space="0" w:color="auto"/>
        <w:bottom w:val="none" w:sz="0" w:space="0" w:color="auto"/>
        <w:right w:val="none" w:sz="0" w:space="0" w:color="auto"/>
      </w:divBdr>
    </w:div>
    <w:div w:id="666713153">
      <w:bodyDiv w:val="1"/>
      <w:marLeft w:val="0"/>
      <w:marRight w:val="0"/>
      <w:marTop w:val="0"/>
      <w:marBottom w:val="0"/>
      <w:divBdr>
        <w:top w:val="none" w:sz="0" w:space="0" w:color="auto"/>
        <w:left w:val="none" w:sz="0" w:space="0" w:color="auto"/>
        <w:bottom w:val="none" w:sz="0" w:space="0" w:color="auto"/>
        <w:right w:val="none" w:sz="0" w:space="0" w:color="auto"/>
      </w:divBdr>
    </w:div>
    <w:div w:id="710694099">
      <w:bodyDiv w:val="1"/>
      <w:marLeft w:val="0"/>
      <w:marRight w:val="0"/>
      <w:marTop w:val="0"/>
      <w:marBottom w:val="0"/>
      <w:divBdr>
        <w:top w:val="none" w:sz="0" w:space="0" w:color="auto"/>
        <w:left w:val="none" w:sz="0" w:space="0" w:color="auto"/>
        <w:bottom w:val="none" w:sz="0" w:space="0" w:color="auto"/>
        <w:right w:val="none" w:sz="0" w:space="0" w:color="auto"/>
      </w:divBdr>
    </w:div>
    <w:div w:id="787313613">
      <w:bodyDiv w:val="1"/>
      <w:marLeft w:val="0"/>
      <w:marRight w:val="0"/>
      <w:marTop w:val="0"/>
      <w:marBottom w:val="0"/>
      <w:divBdr>
        <w:top w:val="none" w:sz="0" w:space="0" w:color="auto"/>
        <w:left w:val="none" w:sz="0" w:space="0" w:color="auto"/>
        <w:bottom w:val="none" w:sz="0" w:space="0" w:color="auto"/>
        <w:right w:val="none" w:sz="0" w:space="0" w:color="auto"/>
      </w:divBdr>
    </w:div>
    <w:div w:id="974943316">
      <w:bodyDiv w:val="1"/>
      <w:marLeft w:val="0"/>
      <w:marRight w:val="0"/>
      <w:marTop w:val="0"/>
      <w:marBottom w:val="0"/>
      <w:divBdr>
        <w:top w:val="none" w:sz="0" w:space="0" w:color="auto"/>
        <w:left w:val="none" w:sz="0" w:space="0" w:color="auto"/>
        <w:bottom w:val="none" w:sz="0" w:space="0" w:color="auto"/>
        <w:right w:val="none" w:sz="0" w:space="0" w:color="auto"/>
      </w:divBdr>
    </w:div>
    <w:div w:id="1001544530">
      <w:bodyDiv w:val="1"/>
      <w:marLeft w:val="0"/>
      <w:marRight w:val="0"/>
      <w:marTop w:val="0"/>
      <w:marBottom w:val="0"/>
      <w:divBdr>
        <w:top w:val="none" w:sz="0" w:space="0" w:color="auto"/>
        <w:left w:val="none" w:sz="0" w:space="0" w:color="auto"/>
        <w:bottom w:val="none" w:sz="0" w:space="0" w:color="auto"/>
        <w:right w:val="none" w:sz="0" w:space="0" w:color="auto"/>
      </w:divBdr>
    </w:div>
    <w:div w:id="1061028073">
      <w:bodyDiv w:val="1"/>
      <w:marLeft w:val="0"/>
      <w:marRight w:val="0"/>
      <w:marTop w:val="0"/>
      <w:marBottom w:val="0"/>
      <w:divBdr>
        <w:top w:val="none" w:sz="0" w:space="0" w:color="auto"/>
        <w:left w:val="none" w:sz="0" w:space="0" w:color="auto"/>
        <w:bottom w:val="none" w:sz="0" w:space="0" w:color="auto"/>
        <w:right w:val="none" w:sz="0" w:space="0" w:color="auto"/>
      </w:divBdr>
    </w:div>
    <w:div w:id="1215196599">
      <w:bodyDiv w:val="1"/>
      <w:marLeft w:val="0"/>
      <w:marRight w:val="0"/>
      <w:marTop w:val="0"/>
      <w:marBottom w:val="0"/>
      <w:divBdr>
        <w:top w:val="none" w:sz="0" w:space="0" w:color="auto"/>
        <w:left w:val="none" w:sz="0" w:space="0" w:color="auto"/>
        <w:bottom w:val="none" w:sz="0" w:space="0" w:color="auto"/>
        <w:right w:val="none" w:sz="0" w:space="0" w:color="auto"/>
      </w:divBdr>
    </w:div>
    <w:div w:id="1294824297">
      <w:bodyDiv w:val="1"/>
      <w:marLeft w:val="0"/>
      <w:marRight w:val="0"/>
      <w:marTop w:val="0"/>
      <w:marBottom w:val="0"/>
      <w:divBdr>
        <w:top w:val="none" w:sz="0" w:space="0" w:color="auto"/>
        <w:left w:val="none" w:sz="0" w:space="0" w:color="auto"/>
        <w:bottom w:val="none" w:sz="0" w:space="0" w:color="auto"/>
        <w:right w:val="none" w:sz="0" w:space="0" w:color="auto"/>
      </w:divBdr>
      <w:divsChild>
        <w:div w:id="254367545">
          <w:marLeft w:val="0"/>
          <w:marRight w:val="0"/>
          <w:marTop w:val="0"/>
          <w:marBottom w:val="0"/>
          <w:divBdr>
            <w:top w:val="none" w:sz="0" w:space="0" w:color="auto"/>
            <w:left w:val="none" w:sz="0" w:space="0" w:color="auto"/>
            <w:bottom w:val="none" w:sz="0" w:space="0" w:color="auto"/>
            <w:right w:val="none" w:sz="0" w:space="0" w:color="auto"/>
          </w:divBdr>
        </w:div>
      </w:divsChild>
    </w:div>
    <w:div w:id="1376805887">
      <w:bodyDiv w:val="1"/>
      <w:marLeft w:val="0"/>
      <w:marRight w:val="0"/>
      <w:marTop w:val="0"/>
      <w:marBottom w:val="0"/>
      <w:divBdr>
        <w:top w:val="none" w:sz="0" w:space="0" w:color="auto"/>
        <w:left w:val="none" w:sz="0" w:space="0" w:color="auto"/>
        <w:bottom w:val="none" w:sz="0" w:space="0" w:color="auto"/>
        <w:right w:val="none" w:sz="0" w:space="0" w:color="auto"/>
      </w:divBdr>
    </w:div>
    <w:div w:id="1377967610">
      <w:bodyDiv w:val="1"/>
      <w:marLeft w:val="0"/>
      <w:marRight w:val="0"/>
      <w:marTop w:val="0"/>
      <w:marBottom w:val="0"/>
      <w:divBdr>
        <w:top w:val="none" w:sz="0" w:space="0" w:color="auto"/>
        <w:left w:val="none" w:sz="0" w:space="0" w:color="auto"/>
        <w:bottom w:val="none" w:sz="0" w:space="0" w:color="auto"/>
        <w:right w:val="none" w:sz="0" w:space="0" w:color="auto"/>
      </w:divBdr>
    </w:div>
    <w:div w:id="1463116843">
      <w:bodyDiv w:val="1"/>
      <w:marLeft w:val="0"/>
      <w:marRight w:val="0"/>
      <w:marTop w:val="0"/>
      <w:marBottom w:val="0"/>
      <w:divBdr>
        <w:top w:val="none" w:sz="0" w:space="0" w:color="auto"/>
        <w:left w:val="none" w:sz="0" w:space="0" w:color="auto"/>
        <w:bottom w:val="none" w:sz="0" w:space="0" w:color="auto"/>
        <w:right w:val="none" w:sz="0" w:space="0" w:color="auto"/>
      </w:divBdr>
    </w:div>
    <w:div w:id="1539585794">
      <w:bodyDiv w:val="1"/>
      <w:marLeft w:val="0"/>
      <w:marRight w:val="0"/>
      <w:marTop w:val="0"/>
      <w:marBottom w:val="0"/>
      <w:divBdr>
        <w:top w:val="none" w:sz="0" w:space="0" w:color="auto"/>
        <w:left w:val="none" w:sz="0" w:space="0" w:color="auto"/>
        <w:bottom w:val="none" w:sz="0" w:space="0" w:color="auto"/>
        <w:right w:val="none" w:sz="0" w:space="0" w:color="auto"/>
      </w:divBdr>
    </w:div>
    <w:div w:id="1707484477">
      <w:bodyDiv w:val="1"/>
      <w:marLeft w:val="0"/>
      <w:marRight w:val="0"/>
      <w:marTop w:val="0"/>
      <w:marBottom w:val="0"/>
      <w:divBdr>
        <w:top w:val="none" w:sz="0" w:space="0" w:color="auto"/>
        <w:left w:val="none" w:sz="0" w:space="0" w:color="auto"/>
        <w:bottom w:val="none" w:sz="0" w:space="0" w:color="auto"/>
        <w:right w:val="none" w:sz="0" w:space="0" w:color="auto"/>
      </w:divBdr>
    </w:div>
    <w:div w:id="1761369175">
      <w:bodyDiv w:val="1"/>
      <w:marLeft w:val="0"/>
      <w:marRight w:val="0"/>
      <w:marTop w:val="0"/>
      <w:marBottom w:val="0"/>
      <w:divBdr>
        <w:top w:val="none" w:sz="0" w:space="0" w:color="auto"/>
        <w:left w:val="none" w:sz="0" w:space="0" w:color="auto"/>
        <w:bottom w:val="none" w:sz="0" w:space="0" w:color="auto"/>
        <w:right w:val="none" w:sz="0" w:space="0" w:color="auto"/>
      </w:divBdr>
    </w:div>
    <w:div w:id="1795171697">
      <w:bodyDiv w:val="1"/>
      <w:marLeft w:val="0"/>
      <w:marRight w:val="0"/>
      <w:marTop w:val="0"/>
      <w:marBottom w:val="0"/>
      <w:divBdr>
        <w:top w:val="none" w:sz="0" w:space="0" w:color="auto"/>
        <w:left w:val="none" w:sz="0" w:space="0" w:color="auto"/>
        <w:bottom w:val="none" w:sz="0" w:space="0" w:color="auto"/>
        <w:right w:val="none" w:sz="0" w:space="0" w:color="auto"/>
      </w:divBdr>
    </w:div>
    <w:div w:id="1802072139">
      <w:bodyDiv w:val="1"/>
      <w:marLeft w:val="0"/>
      <w:marRight w:val="0"/>
      <w:marTop w:val="0"/>
      <w:marBottom w:val="0"/>
      <w:divBdr>
        <w:top w:val="none" w:sz="0" w:space="0" w:color="auto"/>
        <w:left w:val="none" w:sz="0" w:space="0" w:color="auto"/>
        <w:bottom w:val="none" w:sz="0" w:space="0" w:color="auto"/>
        <w:right w:val="none" w:sz="0" w:space="0" w:color="auto"/>
      </w:divBdr>
    </w:div>
    <w:div w:id="1880051053">
      <w:bodyDiv w:val="1"/>
      <w:marLeft w:val="0"/>
      <w:marRight w:val="0"/>
      <w:marTop w:val="0"/>
      <w:marBottom w:val="0"/>
      <w:divBdr>
        <w:top w:val="none" w:sz="0" w:space="0" w:color="auto"/>
        <w:left w:val="none" w:sz="0" w:space="0" w:color="auto"/>
        <w:bottom w:val="none" w:sz="0" w:space="0" w:color="auto"/>
        <w:right w:val="none" w:sz="0" w:space="0" w:color="auto"/>
      </w:divBdr>
    </w:div>
    <w:div w:id="1910457760">
      <w:bodyDiv w:val="1"/>
      <w:marLeft w:val="0"/>
      <w:marRight w:val="0"/>
      <w:marTop w:val="0"/>
      <w:marBottom w:val="0"/>
      <w:divBdr>
        <w:top w:val="none" w:sz="0" w:space="0" w:color="auto"/>
        <w:left w:val="none" w:sz="0" w:space="0" w:color="auto"/>
        <w:bottom w:val="none" w:sz="0" w:space="0" w:color="auto"/>
        <w:right w:val="none" w:sz="0" w:space="0" w:color="auto"/>
      </w:divBdr>
    </w:div>
    <w:div w:id="1916470834">
      <w:bodyDiv w:val="1"/>
      <w:marLeft w:val="0"/>
      <w:marRight w:val="0"/>
      <w:marTop w:val="0"/>
      <w:marBottom w:val="0"/>
      <w:divBdr>
        <w:top w:val="none" w:sz="0" w:space="0" w:color="auto"/>
        <w:left w:val="none" w:sz="0" w:space="0" w:color="auto"/>
        <w:bottom w:val="none" w:sz="0" w:space="0" w:color="auto"/>
        <w:right w:val="none" w:sz="0" w:space="0" w:color="auto"/>
      </w:divBdr>
    </w:div>
    <w:div w:id="198327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github.com/THS-Metrics/metric-report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FBF00F48B50843B713DB597E5B42AA" ma:contentTypeVersion="17" ma:contentTypeDescription="Create a new document." ma:contentTypeScope="" ma:versionID="8052373d55627ea5611a15c5e1b99152">
  <xsd:schema xmlns:xsd="http://www.w3.org/2001/XMLSchema" xmlns:xs="http://www.w3.org/2001/XMLSchema" xmlns:p="http://schemas.microsoft.com/office/2006/metadata/properties" xmlns:ns2="c31615fb-707e-44f9-86da-2e6776109863" xmlns:ns3="a0dd7094-011f-4e1b-bfa4-18dc57620f6f" targetNamespace="http://schemas.microsoft.com/office/2006/metadata/properties" ma:root="true" ma:fieldsID="3d7f5a90af4cc62617b34306ecc44fe0" ns2:_="" ns3:_="">
    <xsd:import namespace="c31615fb-707e-44f9-86da-2e6776109863"/>
    <xsd:import namespace="a0dd7094-011f-4e1b-bfa4-18dc57620f6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615fb-707e-44f9-86da-2e677610986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ac46e5c-ce9e-4cc4-86b1-b09d0784b4d7}" ma:internalName="TaxCatchAll" ma:showField="CatchAllData" ma:web="c31615fb-707e-44f9-86da-2e677610986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0dd7094-011f-4e1b-bfa4-18dc57620f6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4ebd875-0e4c-4c53-af36-41a2bc98cb23"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31615fb-707e-44f9-86da-2e6776109863" xsi:nil="true"/>
    <lcf76f155ced4ddcb4097134ff3c332f xmlns="a0dd7094-011f-4e1b-bfa4-18dc57620f6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F2360B-EC68-478B-834E-8F885B8F11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615fb-707e-44f9-86da-2e6776109863"/>
    <ds:schemaRef ds:uri="a0dd7094-011f-4e1b-bfa4-18dc57620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A9DCED-DCCD-49EA-B953-7AE4EDEF6E18}">
  <ds:schemaRefs>
    <ds:schemaRef ds:uri="http://schemas.microsoft.com/office/2006/metadata/properties"/>
    <ds:schemaRef ds:uri="http://schemas.microsoft.com/office/infopath/2007/PartnerControls"/>
    <ds:schemaRef ds:uri="c31615fb-707e-44f9-86da-2e6776109863"/>
    <ds:schemaRef ds:uri="a0dd7094-011f-4e1b-bfa4-18dc57620f6f"/>
  </ds:schemaRefs>
</ds:datastoreItem>
</file>

<file path=customXml/itemProps3.xml><?xml version="1.0" encoding="utf-8"?>
<ds:datastoreItem xmlns:ds="http://schemas.openxmlformats.org/officeDocument/2006/customXml" ds:itemID="{ECC90F6D-A1F4-4D05-89EF-DBD611B8F557}">
  <ds:schemaRefs>
    <ds:schemaRef ds:uri="http://schemas.openxmlformats.org/officeDocument/2006/bibliography"/>
  </ds:schemaRefs>
</ds:datastoreItem>
</file>

<file path=customXml/itemProps4.xml><?xml version="1.0" encoding="utf-8"?>
<ds:datastoreItem xmlns:ds="http://schemas.openxmlformats.org/officeDocument/2006/customXml" ds:itemID="{49606FF7-8FF1-49CB-A08A-8CDFE2552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1600</Words>
  <Characters>8533</Characters>
  <Application>Microsoft Office Word</Application>
  <DocSecurity>0</DocSecurity>
  <Lines>304</Lines>
  <Paragraphs>177</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Eshta Bhardwaj</dc:creator>
  <cp:keywords/>
  <dc:description/>
  <cp:lastModifiedBy>Linda Jacobson</cp:lastModifiedBy>
  <cp:revision>143</cp:revision>
  <dcterms:created xsi:type="dcterms:W3CDTF">2026-02-08T00:27:00Z</dcterms:created>
  <dcterms:modified xsi:type="dcterms:W3CDTF">2026-03-27T17:46:00Z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0x01010066FBF00F48B50843B713DB597E5B42AA</vt:lpwstr>
  </property>
  <property fmtid="{D5CDD505-2E9C-101B-9397-08002B2CF9AE}" pid="3" name="MediaServiceImageTags">
    <vt:lpwstr/>
  </property>
  <property fmtid="{D5CDD505-2E9C-101B-9397-08002B2CF9AE}" pid="4" name="GrammarlyDocumentId">
    <vt:lpwstr>42ec2098c61facc28cc9f11194d1148e74b6b55243feea1062c872b2a94c3554</vt:lpwstr>
  </property>
  <property fmtid="{D5CDD505-2E9C-101B-9397-08002B2CF9AE}" pid="5" name="docLang">
    <vt:lpwstr>en</vt:lpwstr>
  </property>
</Properties>
</file>